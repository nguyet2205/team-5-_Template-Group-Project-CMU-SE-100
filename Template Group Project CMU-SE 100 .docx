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60" w:lineRule="auto"/>
        <w:jc w:val="center"/>
        <w:rPr>
          <w:rFonts w:ascii="Times New Roman" w:cs="Times New Roman" w:eastAsia="Times New Roman" w:hAnsi="Times New Roman"/>
          <w:b w:val="1"/>
          <w:sz w:val="26"/>
          <w:szCs w:val="26"/>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-419099</wp:posOffset>
                </wp:positionH>
                <wp:positionV relativeFrom="paragraph">
                  <wp:posOffset>0</wp:posOffset>
                </wp:positionV>
                <wp:extent cx="6629400" cy="8772525"/>
                <wp:effectExtent b="0" l="0" r="0" t="0"/>
                <wp:wrapNone/>
                <wp:docPr id="1" name=""/>
                <a:graphic>
                  <a:graphicData uri="http://schemas.microsoft.com/office/word/2010/wordprocessingGroup">
                    <wpg:wgp>
                      <wpg:cNvGrpSpPr/>
                      <wpg:grpSpPr>
                        <a:xfrm>
                          <a:off x="2147475" y="0"/>
                          <a:ext cx="6629400" cy="8772525"/>
                          <a:chOff x="2147475" y="0"/>
                          <a:chExt cx="6287225" cy="7396625"/>
                        </a:xfrm>
                      </wpg:grpSpPr>
                      <wpg:grpSp>
                        <wpg:cNvGrpSpPr/>
                        <wpg:grpSpPr>
                          <a:xfrm>
                            <a:off x="2147487" y="-163918"/>
                            <a:ext cx="6287213" cy="7560536"/>
                            <a:chOff x="1984" y="1418"/>
                            <a:chExt cx="8821" cy="14098"/>
                          </a:xfrm>
                        </wpg:grpSpPr>
                        <wps:wsp>
                          <wps:cNvSpPr/>
                          <wps:cNvPr id="3" name="Shape 3"/>
                          <wps:spPr>
                            <a:xfrm>
                              <a:off x="1985" y="1418"/>
                              <a:ext cx="8800" cy="140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986" y="1418"/>
                              <a:ext cx="1905" cy="1920"/>
                              <a:chOff x="1986" y="1418"/>
                              <a:chExt cx="1905" cy="1920"/>
                            </a:xfrm>
                          </wpg:grpSpPr>
                          <pic:pic>
                            <pic:nvPicPr>
                              <pic:cNvPr id="5" name="Shape 5"/>
                              <pic:cNvPicPr preferRelativeResize="0"/>
                            </pic:nvPicPr>
                            <pic:blipFill rotWithShape="1">
                              <a:blip r:embed="rId7">
                                <a:alphaModFix/>
                              </a:blip>
                              <a:srcRect b="0" l="0" r="0" t="0"/>
                              <a:stretch/>
                            </pic:blipFill>
                            <pic:spPr>
                              <a:xfrm rot="-5400000">
                                <a:off x="1978" y="1425"/>
                                <a:ext cx="1920" cy="1905"/>
                              </a:xfrm>
                              <a:prstGeom prst="rect">
                                <a:avLst/>
                              </a:prstGeom>
                              <a:noFill/>
                              <a:ln>
                                <a:noFill/>
                              </a:ln>
                            </pic:spPr>
                          </pic:pic>
                          <pic:pic>
                            <pic:nvPicPr>
                              <pic:cNvPr id="6" name="Shape 6"/>
                              <pic:cNvPicPr preferRelativeResize="0"/>
                            </pic:nvPicPr>
                            <pic:blipFill rotWithShape="1">
                              <a:blip r:embed="rId8">
                                <a:alphaModFix/>
                              </a:blip>
                              <a:srcRect b="0" l="0" r="0" t="0"/>
                              <a:stretch/>
                            </pic:blipFill>
                            <pic:spPr>
                              <a:xfrm rot="-5400000">
                                <a:off x="2373" y="1872"/>
                                <a:ext cx="870" cy="855"/>
                              </a:xfrm>
                              <a:prstGeom prst="rect">
                                <a:avLst/>
                              </a:prstGeom>
                              <a:noFill/>
                              <a:ln>
                                <a:noFill/>
                              </a:ln>
                            </pic:spPr>
                          </pic:pic>
                        </wpg:grpSp>
                        <pic:pic>
                          <pic:nvPicPr>
                            <pic:cNvPr id="7" name="Shape 7"/>
                            <pic:cNvPicPr preferRelativeResize="0"/>
                          </pic:nvPicPr>
                          <pic:blipFill rotWithShape="1">
                            <a:blip r:embed="rId9">
                              <a:alphaModFix/>
                            </a:blip>
                            <a:srcRect b="0" l="0" r="0" t="0"/>
                            <a:stretch/>
                          </pic:blipFill>
                          <pic:spPr>
                            <a:xfrm>
                              <a:off x="3865" y="1544"/>
                              <a:ext cx="4860" cy="194"/>
                            </a:xfrm>
                            <a:prstGeom prst="rect">
                              <a:avLst/>
                            </a:prstGeom>
                            <a:noFill/>
                            <a:ln>
                              <a:noFill/>
                            </a:ln>
                          </pic:spPr>
                        </pic:pic>
                        <wpg:grpSp>
                          <wpg:cNvGrpSpPr/>
                          <wpg:grpSpPr>
                            <a:xfrm rot="5400000">
                              <a:off x="8892" y="1419"/>
                              <a:ext cx="1905" cy="1920"/>
                              <a:chOff x="1986" y="1418"/>
                              <a:chExt cx="1905" cy="1920"/>
                            </a:xfrm>
                          </wpg:grpSpPr>
                          <pic:pic>
                            <pic:nvPicPr>
                              <pic:cNvPr id="9" name="Shape 9"/>
                              <pic:cNvPicPr preferRelativeResize="0"/>
                            </pic:nvPicPr>
                            <pic:blipFill rotWithShape="1">
                              <a:blip r:embed="rId10">
                                <a:alphaModFix/>
                              </a:blip>
                              <a:srcRect b="0" l="0" r="0" t="0"/>
                              <a:stretch/>
                            </pic:blipFill>
                            <pic:spPr>
                              <a:xfrm rot="-5400000">
                                <a:off x="1978" y="1425"/>
                                <a:ext cx="1920" cy="1905"/>
                              </a:xfrm>
                              <a:prstGeom prst="rect">
                                <a:avLst/>
                              </a:prstGeom>
                              <a:noFill/>
                              <a:ln>
                                <a:noFill/>
                              </a:ln>
                            </pic:spPr>
                          </pic:pic>
                          <pic:pic>
                            <pic:nvPicPr>
                              <pic:cNvPr id="10" name="Shape 10"/>
                              <pic:cNvPicPr preferRelativeResize="0"/>
                            </pic:nvPicPr>
                            <pic:blipFill rotWithShape="1">
                              <a:blip r:embed="rId8">
                                <a:alphaModFix/>
                              </a:blip>
                              <a:srcRect b="0" l="0" r="0" t="0"/>
                              <a:stretch/>
                            </pic:blipFill>
                            <pic:spPr>
                              <a:xfrm rot="-5400000">
                                <a:off x="2373" y="1872"/>
                                <a:ext cx="870" cy="855"/>
                              </a:xfrm>
                              <a:prstGeom prst="rect">
                                <a:avLst/>
                              </a:prstGeom>
                              <a:noFill/>
                              <a:ln>
                                <a:noFill/>
                              </a:ln>
                            </pic:spPr>
                          </pic:pic>
                        </wpg:grpSp>
                        <wpg:grpSp>
                          <wpg:cNvGrpSpPr/>
                          <wpg:grpSpPr>
                            <a:xfrm rot="-5400000">
                              <a:off x="1992" y="13595"/>
                              <a:ext cx="1905" cy="1920"/>
                              <a:chOff x="1986" y="1418"/>
                              <a:chExt cx="1905" cy="1920"/>
                            </a:xfrm>
                          </wpg:grpSpPr>
                          <pic:pic>
                            <pic:nvPicPr>
                              <pic:cNvPr id="12" name="Shape 12"/>
                              <pic:cNvPicPr preferRelativeResize="0"/>
                            </pic:nvPicPr>
                            <pic:blipFill rotWithShape="1">
                              <a:blip r:embed="rId10">
                                <a:alphaModFix/>
                              </a:blip>
                              <a:srcRect b="0" l="0" r="0" t="0"/>
                              <a:stretch/>
                            </pic:blipFill>
                            <pic:spPr>
                              <a:xfrm rot="-5400000">
                                <a:off x="1978" y="1425"/>
                                <a:ext cx="1920" cy="1905"/>
                              </a:xfrm>
                              <a:prstGeom prst="rect">
                                <a:avLst/>
                              </a:prstGeom>
                              <a:noFill/>
                              <a:ln>
                                <a:noFill/>
                              </a:ln>
                            </pic:spPr>
                          </pic:pic>
                          <pic:pic>
                            <pic:nvPicPr>
                              <pic:cNvPr id="13" name="Shape 13"/>
                              <pic:cNvPicPr preferRelativeResize="0"/>
                            </pic:nvPicPr>
                            <pic:blipFill rotWithShape="1">
                              <a:blip r:embed="rId8">
                                <a:alphaModFix/>
                              </a:blip>
                              <a:srcRect b="0" l="0" r="0" t="0"/>
                              <a:stretch/>
                            </pic:blipFill>
                            <pic:spPr>
                              <a:xfrm rot="-5400000">
                                <a:off x="2373" y="1872"/>
                                <a:ext cx="870" cy="855"/>
                              </a:xfrm>
                              <a:prstGeom prst="rect">
                                <a:avLst/>
                              </a:prstGeom>
                              <a:noFill/>
                              <a:ln>
                                <a:noFill/>
                              </a:ln>
                            </pic:spPr>
                          </pic:pic>
                        </wpg:grpSp>
                        <wpg:grpSp>
                          <wpg:cNvGrpSpPr/>
                          <wpg:grpSpPr>
                            <a:xfrm rot="10800000">
                              <a:off x="8898" y="13595"/>
                              <a:ext cx="1905" cy="1920"/>
                              <a:chOff x="1986" y="1418"/>
                              <a:chExt cx="1905" cy="1920"/>
                            </a:xfrm>
                          </wpg:grpSpPr>
                          <pic:pic>
                            <pic:nvPicPr>
                              <pic:cNvPr id="15" name="Shape 15"/>
                              <pic:cNvPicPr preferRelativeResize="0"/>
                            </pic:nvPicPr>
                            <pic:blipFill rotWithShape="1">
                              <a:blip r:embed="rId7">
                                <a:alphaModFix/>
                              </a:blip>
                              <a:srcRect b="0" l="0" r="0" t="0"/>
                              <a:stretch/>
                            </pic:blipFill>
                            <pic:spPr>
                              <a:xfrm rot="-5400000">
                                <a:off x="1978" y="1425"/>
                                <a:ext cx="1920" cy="1905"/>
                              </a:xfrm>
                              <a:prstGeom prst="rect">
                                <a:avLst/>
                              </a:prstGeom>
                              <a:noFill/>
                              <a:ln>
                                <a:noFill/>
                              </a:ln>
                            </pic:spPr>
                          </pic:pic>
                          <pic:pic>
                            <pic:nvPicPr>
                              <pic:cNvPr id="16" name="Shape 16"/>
                              <pic:cNvPicPr preferRelativeResize="0"/>
                            </pic:nvPicPr>
                            <pic:blipFill rotWithShape="1">
                              <a:blip r:embed="rId8">
                                <a:alphaModFix/>
                              </a:blip>
                              <a:srcRect b="0" l="0" r="0" t="0"/>
                              <a:stretch/>
                            </pic:blipFill>
                            <pic:spPr>
                              <a:xfrm rot="-5400000">
                                <a:off x="2373" y="1872"/>
                                <a:ext cx="870" cy="855"/>
                              </a:xfrm>
                              <a:prstGeom prst="rect">
                                <a:avLst/>
                              </a:prstGeom>
                              <a:noFill/>
                              <a:ln>
                                <a:noFill/>
                              </a:ln>
                            </pic:spPr>
                          </pic:pic>
                        </wpg:grpSp>
                        <pic:pic>
                          <pic:nvPicPr>
                            <pic:cNvPr id="17" name="Shape 17"/>
                            <pic:cNvPicPr preferRelativeResize="0"/>
                          </pic:nvPicPr>
                          <pic:blipFill rotWithShape="1">
                            <a:blip r:embed="rId11">
                              <a:alphaModFix/>
                            </a:blip>
                            <a:srcRect b="0" l="0" r="0" t="0"/>
                            <a:stretch/>
                          </pic:blipFill>
                          <pic:spPr>
                            <a:xfrm>
                              <a:off x="10525" y="3323"/>
                              <a:ext cx="140" cy="10339"/>
                            </a:xfrm>
                            <a:prstGeom prst="rect">
                              <a:avLst/>
                            </a:prstGeom>
                            <a:noFill/>
                            <a:ln>
                              <a:noFill/>
                            </a:ln>
                          </pic:spPr>
                        </pic:pic>
                        <pic:pic>
                          <pic:nvPicPr>
                            <pic:cNvPr id="18" name="Shape 18"/>
                            <pic:cNvPicPr preferRelativeResize="0"/>
                          </pic:nvPicPr>
                          <pic:blipFill rotWithShape="1">
                            <a:blip r:embed="rId11">
                              <a:alphaModFix/>
                            </a:blip>
                            <a:srcRect b="0" l="0" r="0" t="0"/>
                            <a:stretch/>
                          </pic:blipFill>
                          <pic:spPr>
                            <a:xfrm>
                              <a:off x="2125" y="3323"/>
                              <a:ext cx="140" cy="10339"/>
                            </a:xfrm>
                            <a:prstGeom prst="rect">
                              <a:avLst/>
                            </a:prstGeom>
                            <a:solidFill>
                              <a:srgbClr val="33CCCC"/>
                            </a:solidFill>
                            <a:ln>
                              <a:noFill/>
                            </a:ln>
                          </pic:spPr>
                        </pic:pic>
                        <pic:pic>
                          <pic:nvPicPr>
                            <pic:cNvPr id="19" name="Shape 19"/>
                            <pic:cNvPicPr preferRelativeResize="0"/>
                          </pic:nvPicPr>
                          <pic:blipFill rotWithShape="1">
                            <a:blip r:embed="rId9">
                              <a:alphaModFix/>
                            </a:blip>
                            <a:srcRect b="0" l="0" r="0" t="0"/>
                            <a:stretch/>
                          </pic:blipFill>
                          <pic:spPr>
                            <a:xfrm>
                              <a:off x="3940" y="15149"/>
                              <a:ext cx="4860" cy="194"/>
                            </a:xfrm>
                            <a:prstGeom prst="rect">
                              <a:avLst/>
                            </a:prstGeom>
                            <a:noFill/>
                            <a:ln>
                              <a:noFill/>
                            </a:ln>
                          </pic:spPr>
                        </pic:pic>
                      </wpg:grpSp>
                    </wpg:wgp>
                  </a:graphicData>
                </a:graphic>
              </wp:anchor>
            </w:drawing>
          </mc:Choice>
          <mc:Fallback>
            <w:drawing>
              <wp:anchor allowOverlap="1" behindDoc="1" distB="0" distT="0" distL="0" distR="0" hidden="0" layoutInCell="1" locked="0" relativeHeight="0" simplePos="0">
                <wp:simplePos x="0" y="0"/>
                <wp:positionH relativeFrom="column">
                  <wp:posOffset>-419099</wp:posOffset>
                </wp:positionH>
                <wp:positionV relativeFrom="paragraph">
                  <wp:posOffset>0</wp:posOffset>
                </wp:positionV>
                <wp:extent cx="6629400" cy="8772525"/>
                <wp:effectExtent b="0" l="0" r="0" t="0"/>
                <wp:wrapNone/>
                <wp:docPr id="1" name="image13.png"/>
                <a:graphic>
                  <a:graphicData uri="http://schemas.openxmlformats.org/drawingml/2006/picture">
                    <pic:pic>
                      <pic:nvPicPr>
                        <pic:cNvPr id="0" name="image13.png"/>
                        <pic:cNvPicPr preferRelativeResize="0"/>
                      </pic:nvPicPr>
                      <pic:blipFill>
                        <a:blip r:embed="rId12"/>
                        <a:srcRect/>
                        <a:stretch>
                          <a:fillRect/>
                        </a:stretch>
                      </pic:blipFill>
                      <pic:spPr>
                        <a:xfrm>
                          <a:off x="0" y="0"/>
                          <a:ext cx="6629400" cy="8772525"/>
                        </a:xfrm>
                        <a:prstGeom prst="rect"/>
                        <a:ln/>
                      </pic:spPr>
                    </pic:pic>
                  </a:graphicData>
                </a:graphic>
              </wp:anchor>
            </w:drawing>
          </mc:Fallback>
        </mc:AlternateContent>
      </w:r>
    </w:p>
    <w:p w:rsidR="00000000" w:rsidDel="00000000" w:rsidP="00000000" w:rsidRDefault="00000000" w:rsidRPr="00000000" w14:paraId="00000002">
      <w:pPr>
        <w:spacing w:line="360" w:lineRule="auto"/>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03">
      <w:pPr>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DUYTAN UNIVERSITY</w:t>
      </w:r>
      <w:r w:rsidDel="00000000" w:rsidR="00000000" w:rsidRPr="00000000">
        <w:rPr>
          <w:rtl w:val="0"/>
        </w:rPr>
      </w:r>
    </w:p>
    <w:p w:rsidR="00000000" w:rsidDel="00000000" w:rsidP="00000000" w:rsidRDefault="00000000" w:rsidRPr="00000000" w14:paraId="00000004">
      <w:pPr>
        <w:spacing w:line="36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INTERNATIONAL SCHOOL</w:t>
      </w:r>
    </w:p>
    <w:p w:rsidR="00000000" w:rsidDel="00000000" w:rsidP="00000000" w:rsidRDefault="00000000" w:rsidRPr="00000000" w14:paraId="00000005">
      <w:pPr>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w:t>
      </w:r>
      <w:r w:rsidDel="00000000" w:rsidR="00000000" w:rsidRPr="00000000">
        <w:rPr>
          <w:rFonts w:ascii="Wingdings" w:cs="Wingdings" w:eastAsia="Wingdings" w:hAnsi="Wingdings"/>
          <w:b w:val="1"/>
          <w:sz w:val="26"/>
          <w:szCs w:val="26"/>
          <w:rtl w:val="0"/>
        </w:rPr>
        <w:t xml:space="preserve">🙖🙐✰🙖🙐</w:t>
      </w:r>
      <w:r w:rsidDel="00000000" w:rsidR="00000000" w:rsidRPr="00000000">
        <w:rPr>
          <w:rFonts w:ascii="Times New Roman" w:cs="Times New Roman" w:eastAsia="Times New Roman" w:hAnsi="Times New Roman"/>
          <w:b w:val="1"/>
          <w:sz w:val="26"/>
          <w:szCs w:val="26"/>
          <w:rtl w:val="0"/>
        </w:rPr>
        <w:t xml:space="preserve">-------------</w:t>
      </w:r>
      <w:r w:rsidDel="00000000" w:rsidR="00000000" w:rsidRPr="00000000">
        <w:rPr>
          <w:rtl w:val="0"/>
        </w:rPr>
      </w:r>
    </w:p>
    <w:p w:rsidR="00000000" w:rsidDel="00000000" w:rsidP="00000000" w:rsidRDefault="00000000" w:rsidRPr="00000000" w14:paraId="00000006">
      <w:pPr>
        <w:spacing w:line="360" w:lineRule="auto"/>
        <w:jc w:val="center"/>
        <w:rPr>
          <w:rFonts w:ascii="Times New Roman" w:cs="Times New Roman" w:eastAsia="Times New Roman" w:hAnsi="Times New Roman"/>
          <w:sz w:val="26"/>
          <w:szCs w:val="26"/>
        </w:rPr>
      </w:pPr>
      <w:r w:rsidDel="00000000" w:rsidR="00000000" w:rsidRPr="00000000">
        <w:rPr/>
        <w:drawing>
          <wp:inline distB="0" distT="0" distL="0" distR="0">
            <wp:extent cx="1962150" cy="533400"/>
            <wp:effectExtent b="0" l="0" r="0" t="0"/>
            <wp:docPr id="10"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1962150" cy="53340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08">
      <w:pPr>
        <w:spacing w:after="200" w:line="240" w:lineRule="auto"/>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CMU-SE 100</w:t>
      </w:r>
    </w:p>
    <w:p w:rsidR="00000000" w:rsidDel="00000000" w:rsidP="00000000" w:rsidRDefault="00000000" w:rsidRPr="00000000" w14:paraId="00000009">
      <w:pPr>
        <w:spacing w:after="200" w:line="240" w:lineRule="auto"/>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INTRODUCTION TO SOFTWARE ENGINEERING</w:t>
      </w:r>
    </w:p>
    <w:p w:rsidR="00000000" w:rsidDel="00000000" w:rsidP="00000000" w:rsidRDefault="00000000" w:rsidRPr="00000000" w14:paraId="0000000A">
      <w:pPr>
        <w:spacing w:after="200" w:line="360" w:lineRule="auto"/>
        <w:jc w:val="center"/>
        <w:rPr>
          <w:rFonts w:ascii="Times New Roman" w:cs="Times New Roman" w:eastAsia="Times New Roman" w:hAnsi="Times New Roman"/>
          <w:b w:val="1"/>
          <w:color w:val="0070c0"/>
          <w:sz w:val="40"/>
          <w:szCs w:val="40"/>
        </w:rPr>
      </w:pPr>
      <w:r w:rsidDel="00000000" w:rsidR="00000000" w:rsidRPr="00000000">
        <w:rPr>
          <w:rFonts w:ascii="Times New Roman" w:cs="Times New Roman" w:eastAsia="Times New Roman" w:hAnsi="Times New Roman"/>
          <w:b w:val="1"/>
          <w:color w:val="0070c0"/>
          <w:sz w:val="40"/>
          <w:szCs w:val="40"/>
          <w:rtl w:val="0"/>
        </w:rPr>
        <w:t xml:space="preserve">SYNTHESIS REPORT GROUP PROJECT</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1752600</wp:posOffset>
                </wp:positionH>
                <wp:positionV relativeFrom="paragraph">
                  <wp:posOffset>558800</wp:posOffset>
                </wp:positionV>
                <wp:extent cx="2489200" cy="1401445"/>
                <wp:effectExtent b="0" l="0" r="0" t="0"/>
                <wp:wrapNone/>
                <wp:docPr id="2" name=""/>
                <a:graphic>
                  <a:graphicData uri="http://schemas.microsoft.com/office/word/2010/wordprocessingGroup">
                    <wpg:wgp>
                      <wpg:cNvGrpSpPr/>
                      <wpg:grpSpPr>
                        <a:xfrm>
                          <a:off x="4101400" y="3079275"/>
                          <a:ext cx="2489200" cy="1401445"/>
                          <a:chOff x="4101400" y="3079275"/>
                          <a:chExt cx="2565400" cy="1472225"/>
                        </a:xfrm>
                      </wpg:grpSpPr>
                      <wpg:grpSp>
                        <wpg:cNvGrpSpPr/>
                        <wpg:grpSpPr>
                          <a:xfrm>
                            <a:off x="4101400" y="3079278"/>
                            <a:ext cx="2489200" cy="1401445"/>
                            <a:chOff x="4761" y="8651"/>
                            <a:chExt cx="2700" cy="1689"/>
                          </a:xfrm>
                        </wpg:grpSpPr>
                        <wps:wsp>
                          <wps:cNvSpPr/>
                          <wps:cNvPr id="3" name="Shape 3"/>
                          <wps:spPr>
                            <a:xfrm>
                              <a:off x="4761" y="8651"/>
                              <a:ext cx="2700" cy="16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4761" y="8651"/>
                              <a:ext cx="2700" cy="1689"/>
                              <a:chOff x="4464" y="8539"/>
                              <a:chExt cx="3114" cy="2016"/>
                            </a:xfrm>
                          </wpg:grpSpPr>
                          <wps:wsp>
                            <wps:cNvSpPr/>
                            <wps:cNvPr descr="2" id="22" name="Shape 22"/>
                            <wps:spPr>
                              <a:xfrm>
                                <a:off x="4464" y="9518"/>
                                <a:ext cx="3114" cy="1037"/>
                              </a:xfrm>
                              <a:prstGeom prst="wave">
                                <a:avLst>
                                  <a:gd fmla="val 20644" name="adj1"/>
                                  <a:gd fmla="val 0" name="adj2"/>
                                </a:avLst>
                              </a:prstGeom>
                              <a:blipFill rotWithShape="1">
                                <a:blip r:embed="rId14">
                                  <a:alphaModFix/>
                                </a:blip>
                                <a:stretch>
                                  <a:fillRect b="0" l="0" r="0" t="0"/>
                                </a:stretch>
                              </a:blipFill>
                              <a:ln>
                                <a:noFill/>
                              </a:ln>
                              <a:effectLst>
                                <a:outerShdw rotWithShape="0" algn="ctr" dir="2700000" dist="107763">
                                  <a:srgbClr val="C0C0C0"/>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descr="cosmoS" id="23" name="Shape 23"/>
                              <pic:cNvPicPr preferRelativeResize="0"/>
                            </pic:nvPicPr>
                            <pic:blipFill rotWithShape="1">
                              <a:blip r:embed="rId15">
                                <a:alphaModFix/>
                              </a:blip>
                              <a:srcRect b="0" l="0" r="0" t="0"/>
                              <a:stretch/>
                            </pic:blipFill>
                            <pic:spPr>
                              <a:xfrm>
                                <a:off x="5795" y="8539"/>
                                <a:ext cx="1335" cy="1023"/>
                              </a:xfrm>
                              <a:prstGeom prst="rect">
                                <a:avLst/>
                              </a:prstGeom>
                              <a:noFill/>
                              <a:ln>
                                <a:noFill/>
                              </a:ln>
                            </pic:spPr>
                          </pic:pic>
                          <wps:wsp>
                            <wps:cNvSpPr/>
                            <wps:cNvPr id="24" name="Shape 24"/>
                            <wps:spPr>
                              <a:xfrm>
                                <a:off x="6355" y="9770"/>
                                <a:ext cx="601" cy="652"/>
                              </a:xfrm>
                              <a:custGeom>
                                <a:rect b="b" l="l" r="r" t="t"/>
                                <a:pathLst>
                                  <a:path extrusionOk="0" h="1136" w="781">
                                    <a:moveTo>
                                      <a:pt x="781" y="272"/>
                                    </a:moveTo>
                                    <a:lnTo>
                                      <a:pt x="769" y="290"/>
                                    </a:lnTo>
                                    <a:lnTo>
                                      <a:pt x="742" y="324"/>
                                    </a:lnTo>
                                    <a:lnTo>
                                      <a:pt x="705" y="374"/>
                                    </a:lnTo>
                                    <a:lnTo>
                                      <a:pt x="661" y="429"/>
                                    </a:lnTo>
                                    <a:lnTo>
                                      <a:pt x="606" y="497"/>
                                    </a:lnTo>
                                    <a:lnTo>
                                      <a:pt x="550" y="571"/>
                                    </a:lnTo>
                                    <a:lnTo>
                                      <a:pt x="488" y="645"/>
                                    </a:lnTo>
                                    <a:lnTo>
                                      <a:pt x="424" y="725"/>
                                    </a:lnTo>
                                    <a:lnTo>
                                      <a:pt x="362" y="803"/>
                                    </a:lnTo>
                                    <a:lnTo>
                                      <a:pt x="303" y="877"/>
                                    </a:lnTo>
                                    <a:lnTo>
                                      <a:pt x="247" y="948"/>
                                    </a:lnTo>
                                    <a:lnTo>
                                      <a:pt x="197" y="1009"/>
                                    </a:lnTo>
                                    <a:lnTo>
                                      <a:pt x="156" y="1062"/>
                                    </a:lnTo>
                                    <a:lnTo>
                                      <a:pt x="121" y="1102"/>
                                    </a:lnTo>
                                    <a:lnTo>
                                      <a:pt x="101" y="1127"/>
                                    </a:lnTo>
                                    <a:lnTo>
                                      <a:pt x="94" y="1136"/>
                                    </a:lnTo>
                                    <a:lnTo>
                                      <a:pt x="77" y="1114"/>
                                    </a:lnTo>
                                    <a:lnTo>
                                      <a:pt x="59" y="1077"/>
                                    </a:lnTo>
                                    <a:lnTo>
                                      <a:pt x="45" y="1031"/>
                                    </a:lnTo>
                                    <a:lnTo>
                                      <a:pt x="30" y="979"/>
                                    </a:lnTo>
                                    <a:lnTo>
                                      <a:pt x="18" y="932"/>
                                    </a:lnTo>
                                    <a:lnTo>
                                      <a:pt x="8" y="889"/>
                                    </a:lnTo>
                                    <a:lnTo>
                                      <a:pt x="3" y="861"/>
                                    </a:lnTo>
                                    <a:lnTo>
                                      <a:pt x="0" y="849"/>
                                    </a:lnTo>
                                    <a:lnTo>
                                      <a:pt x="3" y="849"/>
                                    </a:lnTo>
                                    <a:lnTo>
                                      <a:pt x="8" y="849"/>
                                    </a:lnTo>
                                    <a:lnTo>
                                      <a:pt x="15" y="846"/>
                                    </a:lnTo>
                                    <a:lnTo>
                                      <a:pt x="27" y="843"/>
                                    </a:lnTo>
                                    <a:lnTo>
                                      <a:pt x="42" y="830"/>
                                    </a:lnTo>
                                    <a:lnTo>
                                      <a:pt x="59" y="815"/>
                                    </a:lnTo>
                                    <a:lnTo>
                                      <a:pt x="79" y="790"/>
                                    </a:lnTo>
                                    <a:lnTo>
                                      <a:pt x="101" y="756"/>
                                    </a:lnTo>
                                    <a:lnTo>
                                      <a:pt x="119" y="732"/>
                                    </a:lnTo>
                                    <a:lnTo>
                                      <a:pt x="143" y="698"/>
                                    </a:lnTo>
                                    <a:lnTo>
                                      <a:pt x="175" y="654"/>
                                    </a:lnTo>
                                    <a:lnTo>
                                      <a:pt x="215" y="605"/>
                                    </a:lnTo>
                                    <a:lnTo>
                                      <a:pt x="257" y="553"/>
                                    </a:lnTo>
                                    <a:lnTo>
                                      <a:pt x="303" y="494"/>
                                    </a:lnTo>
                                    <a:lnTo>
                                      <a:pt x="353" y="432"/>
                                    </a:lnTo>
                                    <a:lnTo>
                                      <a:pt x="404" y="367"/>
                                    </a:lnTo>
                                    <a:lnTo>
                                      <a:pt x="454" y="306"/>
                                    </a:lnTo>
                                    <a:lnTo>
                                      <a:pt x="503" y="247"/>
                                    </a:lnTo>
                                    <a:lnTo>
                                      <a:pt x="550" y="188"/>
                                    </a:lnTo>
                                    <a:lnTo>
                                      <a:pt x="594" y="136"/>
                                    </a:lnTo>
                                    <a:lnTo>
                                      <a:pt x="633" y="89"/>
                                    </a:lnTo>
                                    <a:lnTo>
                                      <a:pt x="668" y="49"/>
                                    </a:lnTo>
                                    <a:lnTo>
                                      <a:pt x="693" y="22"/>
                                    </a:lnTo>
                                    <a:lnTo>
                                      <a:pt x="712" y="0"/>
                                    </a:lnTo>
                                    <a:lnTo>
                                      <a:pt x="717" y="71"/>
                                    </a:lnTo>
                                    <a:lnTo>
                                      <a:pt x="730" y="157"/>
                                    </a:lnTo>
                                    <a:lnTo>
                                      <a:pt x="752" y="235"/>
                                    </a:lnTo>
                                    <a:lnTo>
                                      <a:pt x="781" y="272"/>
                                    </a:lnTo>
                                    <a:close/>
                                  </a:path>
                                </a:pathLst>
                              </a:custGeom>
                              <a:solidFill>
                                <a:srgbClr val="FFFFFF"/>
                              </a:solidFill>
                              <a:ln>
                                <a:noFill/>
                              </a:ln>
                            </wps:spPr>
                            <wps:bodyPr anchorCtr="0" anchor="ctr" bIns="91425" lIns="91425" spcFirstLastPara="1" rIns="91425" wrap="square" tIns="91425">
                              <a:noAutofit/>
                            </wps:bodyPr>
                          </wps:wsp>
                          <wps:wsp>
                            <wps:cNvSpPr/>
                            <wps:cNvPr id="25" name="Shape 25"/>
                            <wps:spPr>
                              <a:xfrm>
                                <a:off x="6355" y="9770"/>
                                <a:ext cx="601" cy="652"/>
                              </a:xfrm>
                              <a:custGeom>
                                <a:rect b="b" l="l" r="r" t="t"/>
                                <a:pathLst>
                                  <a:path extrusionOk="0" h="1136" w="781">
                                    <a:moveTo>
                                      <a:pt x="781" y="272"/>
                                    </a:moveTo>
                                    <a:lnTo>
                                      <a:pt x="781" y="272"/>
                                    </a:lnTo>
                                    <a:lnTo>
                                      <a:pt x="769" y="290"/>
                                    </a:lnTo>
                                    <a:lnTo>
                                      <a:pt x="742" y="324"/>
                                    </a:lnTo>
                                    <a:lnTo>
                                      <a:pt x="705" y="374"/>
                                    </a:lnTo>
                                    <a:lnTo>
                                      <a:pt x="661" y="429"/>
                                    </a:lnTo>
                                    <a:lnTo>
                                      <a:pt x="606" y="497"/>
                                    </a:lnTo>
                                    <a:lnTo>
                                      <a:pt x="550" y="571"/>
                                    </a:lnTo>
                                    <a:lnTo>
                                      <a:pt x="488" y="645"/>
                                    </a:lnTo>
                                    <a:lnTo>
                                      <a:pt x="424" y="725"/>
                                    </a:lnTo>
                                    <a:lnTo>
                                      <a:pt x="362" y="803"/>
                                    </a:lnTo>
                                    <a:lnTo>
                                      <a:pt x="303" y="877"/>
                                    </a:lnTo>
                                    <a:lnTo>
                                      <a:pt x="247" y="948"/>
                                    </a:lnTo>
                                    <a:lnTo>
                                      <a:pt x="197" y="1009"/>
                                    </a:lnTo>
                                    <a:lnTo>
                                      <a:pt x="156" y="1062"/>
                                    </a:lnTo>
                                    <a:lnTo>
                                      <a:pt x="121" y="1102"/>
                                    </a:lnTo>
                                    <a:lnTo>
                                      <a:pt x="101" y="1127"/>
                                    </a:lnTo>
                                    <a:lnTo>
                                      <a:pt x="94" y="1136"/>
                                    </a:lnTo>
                                    <a:lnTo>
                                      <a:pt x="94" y="1136"/>
                                    </a:lnTo>
                                    <a:lnTo>
                                      <a:pt x="77" y="1114"/>
                                    </a:lnTo>
                                    <a:lnTo>
                                      <a:pt x="59" y="1077"/>
                                    </a:lnTo>
                                    <a:lnTo>
                                      <a:pt x="45" y="1031"/>
                                    </a:lnTo>
                                    <a:lnTo>
                                      <a:pt x="30" y="979"/>
                                    </a:lnTo>
                                    <a:lnTo>
                                      <a:pt x="18" y="932"/>
                                    </a:lnTo>
                                    <a:lnTo>
                                      <a:pt x="8" y="889"/>
                                    </a:lnTo>
                                    <a:lnTo>
                                      <a:pt x="3" y="861"/>
                                    </a:lnTo>
                                    <a:lnTo>
                                      <a:pt x="0" y="849"/>
                                    </a:lnTo>
                                    <a:lnTo>
                                      <a:pt x="0" y="849"/>
                                    </a:lnTo>
                                    <a:lnTo>
                                      <a:pt x="3" y="849"/>
                                    </a:lnTo>
                                    <a:lnTo>
                                      <a:pt x="8" y="849"/>
                                    </a:lnTo>
                                    <a:lnTo>
                                      <a:pt x="15" y="846"/>
                                    </a:lnTo>
                                    <a:lnTo>
                                      <a:pt x="27" y="843"/>
                                    </a:lnTo>
                                    <a:lnTo>
                                      <a:pt x="42" y="830"/>
                                    </a:lnTo>
                                    <a:lnTo>
                                      <a:pt x="59" y="815"/>
                                    </a:lnTo>
                                    <a:lnTo>
                                      <a:pt x="79" y="790"/>
                                    </a:lnTo>
                                    <a:lnTo>
                                      <a:pt x="101" y="756"/>
                                    </a:lnTo>
                                    <a:lnTo>
                                      <a:pt x="101" y="756"/>
                                    </a:lnTo>
                                    <a:lnTo>
                                      <a:pt x="119" y="732"/>
                                    </a:lnTo>
                                    <a:lnTo>
                                      <a:pt x="143" y="698"/>
                                    </a:lnTo>
                                    <a:lnTo>
                                      <a:pt x="175" y="654"/>
                                    </a:lnTo>
                                    <a:lnTo>
                                      <a:pt x="215" y="605"/>
                                    </a:lnTo>
                                    <a:lnTo>
                                      <a:pt x="257" y="553"/>
                                    </a:lnTo>
                                    <a:lnTo>
                                      <a:pt x="303" y="494"/>
                                    </a:lnTo>
                                    <a:lnTo>
                                      <a:pt x="353" y="432"/>
                                    </a:lnTo>
                                    <a:lnTo>
                                      <a:pt x="404" y="367"/>
                                    </a:lnTo>
                                    <a:lnTo>
                                      <a:pt x="454" y="306"/>
                                    </a:lnTo>
                                    <a:lnTo>
                                      <a:pt x="503" y="247"/>
                                    </a:lnTo>
                                    <a:lnTo>
                                      <a:pt x="550" y="188"/>
                                    </a:lnTo>
                                    <a:lnTo>
                                      <a:pt x="594" y="136"/>
                                    </a:lnTo>
                                    <a:lnTo>
                                      <a:pt x="633" y="89"/>
                                    </a:lnTo>
                                    <a:lnTo>
                                      <a:pt x="668" y="49"/>
                                    </a:lnTo>
                                    <a:lnTo>
                                      <a:pt x="693" y="22"/>
                                    </a:lnTo>
                                    <a:lnTo>
                                      <a:pt x="712" y="0"/>
                                    </a:lnTo>
                                    <a:lnTo>
                                      <a:pt x="712" y="0"/>
                                    </a:lnTo>
                                    <a:lnTo>
                                      <a:pt x="717" y="71"/>
                                    </a:lnTo>
                                    <a:lnTo>
                                      <a:pt x="730" y="157"/>
                                    </a:lnTo>
                                    <a:lnTo>
                                      <a:pt x="752" y="235"/>
                                    </a:lnTo>
                                    <a:lnTo>
                                      <a:pt x="781" y="272"/>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26" name="Shape 26"/>
                            <wps:spPr>
                              <a:xfrm>
                                <a:off x="5456" y="9454"/>
                                <a:ext cx="1531" cy="1013"/>
                              </a:xfrm>
                              <a:custGeom>
                                <a:rect b="b" l="l" r="r" t="t"/>
                                <a:pathLst>
                                  <a:path extrusionOk="0" h="1763" w="1991">
                                    <a:moveTo>
                                      <a:pt x="567" y="1405"/>
                                    </a:moveTo>
                                    <a:lnTo>
                                      <a:pt x="500" y="1365"/>
                                    </a:lnTo>
                                    <a:lnTo>
                                      <a:pt x="451" y="1322"/>
                                    </a:lnTo>
                                    <a:lnTo>
                                      <a:pt x="414" y="1279"/>
                                    </a:lnTo>
                                    <a:lnTo>
                                      <a:pt x="389" y="1229"/>
                                    </a:lnTo>
                                    <a:lnTo>
                                      <a:pt x="370" y="1183"/>
                                    </a:lnTo>
                                    <a:lnTo>
                                      <a:pt x="355" y="1137"/>
                                    </a:lnTo>
                                    <a:lnTo>
                                      <a:pt x="343" y="1090"/>
                                    </a:lnTo>
                                    <a:lnTo>
                                      <a:pt x="328" y="1050"/>
                                    </a:lnTo>
                                    <a:lnTo>
                                      <a:pt x="316" y="1019"/>
                                    </a:lnTo>
                                    <a:lnTo>
                                      <a:pt x="311" y="995"/>
                                    </a:lnTo>
                                    <a:lnTo>
                                      <a:pt x="313" y="976"/>
                                    </a:lnTo>
                                    <a:lnTo>
                                      <a:pt x="318" y="961"/>
                                    </a:lnTo>
                                    <a:lnTo>
                                      <a:pt x="325" y="951"/>
                                    </a:lnTo>
                                    <a:lnTo>
                                      <a:pt x="338" y="948"/>
                                    </a:lnTo>
                                    <a:lnTo>
                                      <a:pt x="350" y="951"/>
                                    </a:lnTo>
                                    <a:lnTo>
                                      <a:pt x="365" y="957"/>
                                    </a:lnTo>
                                    <a:lnTo>
                                      <a:pt x="180" y="865"/>
                                    </a:lnTo>
                                    <a:lnTo>
                                      <a:pt x="165" y="852"/>
                                    </a:lnTo>
                                    <a:lnTo>
                                      <a:pt x="153" y="849"/>
                                    </a:lnTo>
                                    <a:lnTo>
                                      <a:pt x="143" y="852"/>
                                    </a:lnTo>
                                    <a:lnTo>
                                      <a:pt x="133" y="862"/>
                                    </a:lnTo>
                                    <a:lnTo>
                                      <a:pt x="128" y="877"/>
                                    </a:lnTo>
                                    <a:lnTo>
                                      <a:pt x="128" y="899"/>
                                    </a:lnTo>
                                    <a:lnTo>
                                      <a:pt x="133" y="927"/>
                                    </a:lnTo>
                                    <a:lnTo>
                                      <a:pt x="143" y="957"/>
                                    </a:lnTo>
                                    <a:lnTo>
                                      <a:pt x="158" y="1001"/>
                                    </a:lnTo>
                                    <a:lnTo>
                                      <a:pt x="173" y="1047"/>
                                    </a:lnTo>
                                    <a:lnTo>
                                      <a:pt x="185" y="1093"/>
                                    </a:lnTo>
                                    <a:lnTo>
                                      <a:pt x="205" y="1140"/>
                                    </a:lnTo>
                                    <a:lnTo>
                                      <a:pt x="229" y="1186"/>
                                    </a:lnTo>
                                    <a:lnTo>
                                      <a:pt x="266" y="1232"/>
                                    </a:lnTo>
                                    <a:lnTo>
                                      <a:pt x="316" y="1272"/>
                                    </a:lnTo>
                                    <a:lnTo>
                                      <a:pt x="382" y="1312"/>
                                    </a:lnTo>
                                    <a:lnTo>
                                      <a:pt x="362" y="1303"/>
                                    </a:lnTo>
                                    <a:lnTo>
                                      <a:pt x="343" y="1294"/>
                                    </a:lnTo>
                                    <a:lnTo>
                                      <a:pt x="325" y="1285"/>
                                    </a:lnTo>
                                    <a:lnTo>
                                      <a:pt x="308" y="1275"/>
                                    </a:lnTo>
                                    <a:lnTo>
                                      <a:pt x="293" y="1269"/>
                                    </a:lnTo>
                                    <a:lnTo>
                                      <a:pt x="279" y="1263"/>
                                    </a:lnTo>
                                    <a:lnTo>
                                      <a:pt x="266" y="1257"/>
                                    </a:lnTo>
                                    <a:lnTo>
                                      <a:pt x="254" y="1251"/>
                                    </a:lnTo>
                                    <a:lnTo>
                                      <a:pt x="187" y="1211"/>
                                    </a:lnTo>
                                    <a:lnTo>
                                      <a:pt x="138" y="1167"/>
                                    </a:lnTo>
                                    <a:lnTo>
                                      <a:pt x="101" y="1124"/>
                                    </a:lnTo>
                                    <a:lnTo>
                                      <a:pt x="77" y="1078"/>
                                    </a:lnTo>
                                    <a:lnTo>
                                      <a:pt x="57" y="1028"/>
                                    </a:lnTo>
                                    <a:lnTo>
                                      <a:pt x="45" y="982"/>
                                    </a:lnTo>
                                    <a:lnTo>
                                      <a:pt x="30" y="939"/>
                                    </a:lnTo>
                                    <a:lnTo>
                                      <a:pt x="15" y="896"/>
                                    </a:lnTo>
                                    <a:lnTo>
                                      <a:pt x="5" y="865"/>
                                    </a:lnTo>
                                    <a:lnTo>
                                      <a:pt x="0" y="837"/>
                                    </a:lnTo>
                                    <a:lnTo>
                                      <a:pt x="0" y="815"/>
                                    </a:lnTo>
                                    <a:lnTo>
                                      <a:pt x="5" y="800"/>
                                    </a:lnTo>
                                    <a:lnTo>
                                      <a:pt x="15" y="791"/>
                                    </a:lnTo>
                                    <a:lnTo>
                                      <a:pt x="25" y="788"/>
                                    </a:lnTo>
                                    <a:lnTo>
                                      <a:pt x="37" y="791"/>
                                    </a:lnTo>
                                    <a:lnTo>
                                      <a:pt x="52" y="803"/>
                                    </a:lnTo>
                                    <a:lnTo>
                                      <a:pt x="45" y="785"/>
                                    </a:lnTo>
                                    <a:lnTo>
                                      <a:pt x="42" y="769"/>
                                    </a:lnTo>
                                    <a:lnTo>
                                      <a:pt x="42" y="751"/>
                                    </a:lnTo>
                                    <a:lnTo>
                                      <a:pt x="47" y="729"/>
                                    </a:lnTo>
                                    <a:lnTo>
                                      <a:pt x="54" y="707"/>
                                    </a:lnTo>
                                    <a:lnTo>
                                      <a:pt x="69" y="683"/>
                                    </a:lnTo>
                                    <a:lnTo>
                                      <a:pt x="89" y="652"/>
                                    </a:lnTo>
                                    <a:lnTo>
                                      <a:pt x="113" y="615"/>
                                    </a:lnTo>
                                    <a:lnTo>
                                      <a:pt x="143" y="575"/>
                                    </a:lnTo>
                                    <a:lnTo>
                                      <a:pt x="180" y="528"/>
                                    </a:lnTo>
                                    <a:lnTo>
                                      <a:pt x="224" y="473"/>
                                    </a:lnTo>
                                    <a:lnTo>
                                      <a:pt x="274" y="411"/>
                                    </a:lnTo>
                                    <a:lnTo>
                                      <a:pt x="333" y="340"/>
                                    </a:lnTo>
                                    <a:lnTo>
                                      <a:pt x="399" y="260"/>
                                    </a:lnTo>
                                    <a:lnTo>
                                      <a:pt x="473" y="167"/>
                                    </a:lnTo>
                                    <a:lnTo>
                                      <a:pt x="557" y="65"/>
                                    </a:lnTo>
                                    <a:lnTo>
                                      <a:pt x="577" y="44"/>
                                    </a:lnTo>
                                    <a:lnTo>
                                      <a:pt x="591" y="25"/>
                                    </a:lnTo>
                                    <a:lnTo>
                                      <a:pt x="606" y="13"/>
                                    </a:lnTo>
                                    <a:lnTo>
                                      <a:pt x="621" y="4"/>
                                    </a:lnTo>
                                    <a:lnTo>
                                      <a:pt x="636" y="0"/>
                                    </a:lnTo>
                                    <a:lnTo>
                                      <a:pt x="651" y="4"/>
                                    </a:lnTo>
                                    <a:lnTo>
                                      <a:pt x="670" y="10"/>
                                    </a:lnTo>
                                    <a:lnTo>
                                      <a:pt x="695" y="19"/>
                                    </a:lnTo>
                                    <a:lnTo>
                                      <a:pt x="720" y="28"/>
                                    </a:lnTo>
                                    <a:lnTo>
                                      <a:pt x="761" y="47"/>
                                    </a:lnTo>
                                    <a:lnTo>
                                      <a:pt x="823" y="71"/>
                                    </a:lnTo>
                                    <a:lnTo>
                                      <a:pt x="897" y="99"/>
                                    </a:lnTo>
                                    <a:lnTo>
                                      <a:pt x="981" y="133"/>
                                    </a:lnTo>
                                    <a:lnTo>
                                      <a:pt x="1072" y="167"/>
                                    </a:lnTo>
                                    <a:lnTo>
                                      <a:pt x="1170" y="204"/>
                                    </a:lnTo>
                                    <a:lnTo>
                                      <a:pt x="1271" y="241"/>
                                    </a:lnTo>
                                    <a:lnTo>
                                      <a:pt x="1372" y="281"/>
                                    </a:lnTo>
                                    <a:lnTo>
                                      <a:pt x="1471" y="318"/>
                                    </a:lnTo>
                                    <a:lnTo>
                                      <a:pt x="1562" y="352"/>
                                    </a:lnTo>
                                    <a:lnTo>
                                      <a:pt x="1646" y="386"/>
                                    </a:lnTo>
                                    <a:lnTo>
                                      <a:pt x="1720" y="414"/>
                                    </a:lnTo>
                                    <a:lnTo>
                                      <a:pt x="1781" y="436"/>
                                    </a:lnTo>
                                    <a:lnTo>
                                      <a:pt x="1823" y="454"/>
                                    </a:lnTo>
                                    <a:lnTo>
                                      <a:pt x="1848" y="464"/>
                                    </a:lnTo>
                                    <a:lnTo>
                                      <a:pt x="1887" y="488"/>
                                    </a:lnTo>
                                    <a:lnTo>
                                      <a:pt x="1902" y="510"/>
                                    </a:lnTo>
                                    <a:lnTo>
                                      <a:pt x="1897" y="531"/>
                                    </a:lnTo>
                                    <a:lnTo>
                                      <a:pt x="1882" y="550"/>
                                    </a:lnTo>
                                    <a:lnTo>
                                      <a:pt x="1863" y="572"/>
                                    </a:lnTo>
                                    <a:lnTo>
                                      <a:pt x="1838" y="599"/>
                                    </a:lnTo>
                                    <a:lnTo>
                                      <a:pt x="1803" y="639"/>
                                    </a:lnTo>
                                    <a:lnTo>
                                      <a:pt x="1764" y="686"/>
                                    </a:lnTo>
                                    <a:lnTo>
                                      <a:pt x="1720" y="738"/>
                                    </a:lnTo>
                                    <a:lnTo>
                                      <a:pt x="1673" y="797"/>
                                    </a:lnTo>
                                    <a:lnTo>
                                      <a:pt x="1624" y="856"/>
                                    </a:lnTo>
                                    <a:lnTo>
                                      <a:pt x="1574" y="917"/>
                                    </a:lnTo>
                                    <a:lnTo>
                                      <a:pt x="1523" y="982"/>
                                    </a:lnTo>
                                    <a:lnTo>
                                      <a:pt x="1473" y="1044"/>
                                    </a:lnTo>
                                    <a:lnTo>
                                      <a:pt x="1427" y="1103"/>
                                    </a:lnTo>
                                    <a:lnTo>
                                      <a:pt x="1385" y="1155"/>
                                    </a:lnTo>
                                    <a:lnTo>
                                      <a:pt x="1345" y="1204"/>
                                    </a:lnTo>
                                    <a:lnTo>
                                      <a:pt x="1313" y="1248"/>
                                    </a:lnTo>
                                    <a:lnTo>
                                      <a:pt x="1289" y="1282"/>
                                    </a:lnTo>
                                    <a:lnTo>
                                      <a:pt x="1271" y="1306"/>
                                    </a:lnTo>
                                    <a:lnTo>
                                      <a:pt x="1249" y="1340"/>
                                    </a:lnTo>
                                    <a:lnTo>
                                      <a:pt x="1229" y="1365"/>
                                    </a:lnTo>
                                    <a:lnTo>
                                      <a:pt x="1212" y="1380"/>
                                    </a:lnTo>
                                    <a:lnTo>
                                      <a:pt x="1197" y="1393"/>
                                    </a:lnTo>
                                    <a:lnTo>
                                      <a:pt x="1185" y="1396"/>
                                    </a:lnTo>
                                    <a:lnTo>
                                      <a:pt x="1178" y="1399"/>
                                    </a:lnTo>
                                    <a:lnTo>
                                      <a:pt x="1173" y="1399"/>
                                    </a:lnTo>
                                    <a:lnTo>
                                      <a:pt x="1170" y="1399"/>
                                    </a:lnTo>
                                    <a:lnTo>
                                      <a:pt x="1173" y="1411"/>
                                    </a:lnTo>
                                    <a:lnTo>
                                      <a:pt x="1178" y="1439"/>
                                    </a:lnTo>
                                    <a:lnTo>
                                      <a:pt x="1188" y="1482"/>
                                    </a:lnTo>
                                    <a:lnTo>
                                      <a:pt x="1200" y="1529"/>
                                    </a:lnTo>
                                    <a:lnTo>
                                      <a:pt x="1215" y="1581"/>
                                    </a:lnTo>
                                    <a:lnTo>
                                      <a:pt x="1229" y="1627"/>
                                    </a:lnTo>
                                    <a:lnTo>
                                      <a:pt x="1247" y="1664"/>
                                    </a:lnTo>
                                    <a:lnTo>
                                      <a:pt x="1264" y="1686"/>
                                    </a:lnTo>
                                    <a:lnTo>
                                      <a:pt x="1271" y="1677"/>
                                    </a:lnTo>
                                    <a:lnTo>
                                      <a:pt x="1291" y="1652"/>
                                    </a:lnTo>
                                    <a:lnTo>
                                      <a:pt x="1326" y="1612"/>
                                    </a:lnTo>
                                    <a:lnTo>
                                      <a:pt x="1367" y="1559"/>
                                    </a:lnTo>
                                    <a:lnTo>
                                      <a:pt x="1417" y="1498"/>
                                    </a:lnTo>
                                    <a:lnTo>
                                      <a:pt x="1473" y="1427"/>
                                    </a:lnTo>
                                    <a:lnTo>
                                      <a:pt x="1532" y="1353"/>
                                    </a:lnTo>
                                    <a:lnTo>
                                      <a:pt x="1594" y="1275"/>
                                    </a:lnTo>
                                    <a:lnTo>
                                      <a:pt x="1658" y="1195"/>
                                    </a:lnTo>
                                    <a:lnTo>
                                      <a:pt x="1720" y="1121"/>
                                    </a:lnTo>
                                    <a:lnTo>
                                      <a:pt x="1776" y="1047"/>
                                    </a:lnTo>
                                    <a:lnTo>
                                      <a:pt x="1831" y="979"/>
                                    </a:lnTo>
                                    <a:lnTo>
                                      <a:pt x="1875" y="924"/>
                                    </a:lnTo>
                                    <a:lnTo>
                                      <a:pt x="1912" y="874"/>
                                    </a:lnTo>
                                    <a:lnTo>
                                      <a:pt x="1939" y="840"/>
                                    </a:lnTo>
                                    <a:lnTo>
                                      <a:pt x="1951" y="822"/>
                                    </a:lnTo>
                                    <a:lnTo>
                                      <a:pt x="1978" y="797"/>
                                    </a:lnTo>
                                    <a:lnTo>
                                      <a:pt x="1991" y="809"/>
                                    </a:lnTo>
                                    <a:lnTo>
                                      <a:pt x="1986" y="846"/>
                                    </a:lnTo>
                                    <a:lnTo>
                                      <a:pt x="1966" y="883"/>
                                    </a:lnTo>
                                    <a:lnTo>
                                      <a:pt x="1902" y="954"/>
                                    </a:lnTo>
                                    <a:lnTo>
                                      <a:pt x="1843" y="1025"/>
                                    </a:lnTo>
                                    <a:lnTo>
                                      <a:pt x="1784" y="1096"/>
                                    </a:lnTo>
                                    <a:lnTo>
                                      <a:pt x="1727" y="1167"/>
                                    </a:lnTo>
                                    <a:lnTo>
                                      <a:pt x="1673" y="1235"/>
                                    </a:lnTo>
                                    <a:lnTo>
                                      <a:pt x="1621" y="1303"/>
                                    </a:lnTo>
                                    <a:lnTo>
                                      <a:pt x="1572" y="1368"/>
                                    </a:lnTo>
                                    <a:lnTo>
                                      <a:pt x="1528" y="1430"/>
                                    </a:lnTo>
                                    <a:lnTo>
                                      <a:pt x="1486" y="1485"/>
                                    </a:lnTo>
                                    <a:lnTo>
                                      <a:pt x="1446" y="1538"/>
                                    </a:lnTo>
                                    <a:lnTo>
                                      <a:pt x="1414" y="1584"/>
                                    </a:lnTo>
                                    <a:lnTo>
                                      <a:pt x="1382" y="1624"/>
                                    </a:lnTo>
                                    <a:lnTo>
                                      <a:pt x="1358" y="1655"/>
                                    </a:lnTo>
                                    <a:lnTo>
                                      <a:pt x="1335" y="1680"/>
                                    </a:lnTo>
                                    <a:lnTo>
                                      <a:pt x="1321" y="1692"/>
                                    </a:lnTo>
                                    <a:lnTo>
                                      <a:pt x="1308" y="1698"/>
                                    </a:lnTo>
                                    <a:lnTo>
                                      <a:pt x="1313" y="1717"/>
                                    </a:lnTo>
                                    <a:lnTo>
                                      <a:pt x="1311" y="1732"/>
                                    </a:lnTo>
                                    <a:lnTo>
                                      <a:pt x="1303" y="1745"/>
                                    </a:lnTo>
                                    <a:lnTo>
                                      <a:pt x="1291" y="1757"/>
                                    </a:lnTo>
                                    <a:lnTo>
                                      <a:pt x="1274" y="1763"/>
                                    </a:lnTo>
                                    <a:lnTo>
                                      <a:pt x="1257" y="1763"/>
                                    </a:lnTo>
                                    <a:lnTo>
                                      <a:pt x="1237" y="1757"/>
                                    </a:lnTo>
                                    <a:lnTo>
                                      <a:pt x="1217" y="1745"/>
                                    </a:lnTo>
                                    <a:lnTo>
                                      <a:pt x="1205" y="1735"/>
                                    </a:lnTo>
                                    <a:lnTo>
                                      <a:pt x="1188" y="1726"/>
                                    </a:lnTo>
                                    <a:lnTo>
                                      <a:pt x="1163" y="1711"/>
                                    </a:lnTo>
                                    <a:lnTo>
                                      <a:pt x="1133" y="1695"/>
                                    </a:lnTo>
                                    <a:lnTo>
                                      <a:pt x="1099" y="1677"/>
                                    </a:lnTo>
                                    <a:lnTo>
                                      <a:pt x="1062" y="1655"/>
                                    </a:lnTo>
                                    <a:lnTo>
                                      <a:pt x="1020" y="1634"/>
                                    </a:lnTo>
                                    <a:lnTo>
                                      <a:pt x="976" y="1612"/>
                                    </a:lnTo>
                                    <a:lnTo>
                                      <a:pt x="929" y="1587"/>
                                    </a:lnTo>
                                    <a:lnTo>
                                      <a:pt x="877" y="1563"/>
                                    </a:lnTo>
                                    <a:lnTo>
                                      <a:pt x="828" y="1535"/>
                                    </a:lnTo>
                                    <a:lnTo>
                                      <a:pt x="776" y="1510"/>
                                    </a:lnTo>
                                    <a:lnTo>
                                      <a:pt x="722" y="1482"/>
                                    </a:lnTo>
                                    <a:lnTo>
                                      <a:pt x="670" y="1458"/>
                                    </a:lnTo>
                                    <a:lnTo>
                                      <a:pt x="619" y="1430"/>
                                    </a:lnTo>
                                    <a:lnTo>
                                      <a:pt x="567" y="1405"/>
                                    </a:lnTo>
                                    <a:close/>
                                  </a:path>
                                </a:pathLst>
                              </a:custGeom>
                              <a:solidFill>
                                <a:srgbClr val="006600"/>
                              </a:solidFill>
                              <a:ln>
                                <a:noFill/>
                              </a:ln>
                            </wps:spPr>
                            <wps:bodyPr anchorCtr="0" anchor="ctr" bIns="91425" lIns="91425" spcFirstLastPara="1" rIns="91425" wrap="square" tIns="91425">
                              <a:noAutofit/>
                            </wps:bodyPr>
                          </wps:wsp>
                          <wps:wsp>
                            <wps:cNvSpPr/>
                            <wps:cNvPr id="27" name="Shape 27"/>
                            <wps:spPr>
                              <a:xfrm>
                                <a:off x="5456" y="9454"/>
                                <a:ext cx="1531" cy="1013"/>
                              </a:xfrm>
                              <a:custGeom>
                                <a:rect b="b" l="l" r="r" t="t"/>
                                <a:pathLst>
                                  <a:path extrusionOk="0" h="1763" w="1991">
                                    <a:moveTo>
                                      <a:pt x="567" y="1405"/>
                                    </a:moveTo>
                                    <a:lnTo>
                                      <a:pt x="567" y="1405"/>
                                    </a:lnTo>
                                    <a:lnTo>
                                      <a:pt x="500" y="1365"/>
                                    </a:lnTo>
                                    <a:lnTo>
                                      <a:pt x="451" y="1322"/>
                                    </a:lnTo>
                                    <a:lnTo>
                                      <a:pt x="414" y="1279"/>
                                    </a:lnTo>
                                    <a:lnTo>
                                      <a:pt x="389" y="1229"/>
                                    </a:lnTo>
                                    <a:lnTo>
                                      <a:pt x="370" y="1183"/>
                                    </a:lnTo>
                                    <a:lnTo>
                                      <a:pt x="355" y="1137"/>
                                    </a:lnTo>
                                    <a:lnTo>
                                      <a:pt x="343" y="1090"/>
                                    </a:lnTo>
                                    <a:lnTo>
                                      <a:pt x="328" y="1050"/>
                                    </a:lnTo>
                                    <a:lnTo>
                                      <a:pt x="328" y="1050"/>
                                    </a:lnTo>
                                    <a:lnTo>
                                      <a:pt x="316" y="1019"/>
                                    </a:lnTo>
                                    <a:lnTo>
                                      <a:pt x="311" y="995"/>
                                    </a:lnTo>
                                    <a:lnTo>
                                      <a:pt x="313" y="976"/>
                                    </a:lnTo>
                                    <a:lnTo>
                                      <a:pt x="318" y="961"/>
                                    </a:lnTo>
                                    <a:lnTo>
                                      <a:pt x="325" y="951"/>
                                    </a:lnTo>
                                    <a:lnTo>
                                      <a:pt x="338" y="948"/>
                                    </a:lnTo>
                                    <a:lnTo>
                                      <a:pt x="350" y="951"/>
                                    </a:lnTo>
                                    <a:lnTo>
                                      <a:pt x="365" y="957"/>
                                    </a:lnTo>
                                    <a:lnTo>
                                      <a:pt x="180" y="865"/>
                                    </a:lnTo>
                                    <a:lnTo>
                                      <a:pt x="180" y="865"/>
                                    </a:lnTo>
                                    <a:lnTo>
                                      <a:pt x="165" y="852"/>
                                    </a:lnTo>
                                    <a:lnTo>
                                      <a:pt x="153" y="849"/>
                                    </a:lnTo>
                                    <a:lnTo>
                                      <a:pt x="143" y="852"/>
                                    </a:lnTo>
                                    <a:lnTo>
                                      <a:pt x="133" y="862"/>
                                    </a:lnTo>
                                    <a:lnTo>
                                      <a:pt x="128" y="877"/>
                                    </a:lnTo>
                                    <a:lnTo>
                                      <a:pt x="128" y="899"/>
                                    </a:lnTo>
                                    <a:lnTo>
                                      <a:pt x="133" y="927"/>
                                    </a:lnTo>
                                    <a:lnTo>
                                      <a:pt x="143" y="957"/>
                                    </a:lnTo>
                                    <a:lnTo>
                                      <a:pt x="143" y="957"/>
                                    </a:lnTo>
                                    <a:lnTo>
                                      <a:pt x="158" y="1001"/>
                                    </a:lnTo>
                                    <a:lnTo>
                                      <a:pt x="173" y="1047"/>
                                    </a:lnTo>
                                    <a:lnTo>
                                      <a:pt x="185" y="1093"/>
                                    </a:lnTo>
                                    <a:lnTo>
                                      <a:pt x="205" y="1140"/>
                                    </a:lnTo>
                                    <a:lnTo>
                                      <a:pt x="229" y="1186"/>
                                    </a:lnTo>
                                    <a:lnTo>
                                      <a:pt x="266" y="1232"/>
                                    </a:lnTo>
                                    <a:lnTo>
                                      <a:pt x="316" y="1272"/>
                                    </a:lnTo>
                                    <a:lnTo>
                                      <a:pt x="382" y="1312"/>
                                    </a:lnTo>
                                    <a:lnTo>
                                      <a:pt x="382" y="1312"/>
                                    </a:lnTo>
                                    <a:lnTo>
                                      <a:pt x="362" y="1303"/>
                                    </a:lnTo>
                                    <a:lnTo>
                                      <a:pt x="343" y="1294"/>
                                    </a:lnTo>
                                    <a:lnTo>
                                      <a:pt x="325" y="1285"/>
                                    </a:lnTo>
                                    <a:lnTo>
                                      <a:pt x="308" y="1275"/>
                                    </a:lnTo>
                                    <a:lnTo>
                                      <a:pt x="293" y="1269"/>
                                    </a:lnTo>
                                    <a:lnTo>
                                      <a:pt x="279" y="1263"/>
                                    </a:lnTo>
                                    <a:lnTo>
                                      <a:pt x="266" y="1257"/>
                                    </a:lnTo>
                                    <a:lnTo>
                                      <a:pt x="254" y="1251"/>
                                    </a:lnTo>
                                    <a:lnTo>
                                      <a:pt x="254" y="1251"/>
                                    </a:lnTo>
                                    <a:lnTo>
                                      <a:pt x="187" y="1211"/>
                                    </a:lnTo>
                                    <a:lnTo>
                                      <a:pt x="138" y="1167"/>
                                    </a:lnTo>
                                    <a:lnTo>
                                      <a:pt x="101" y="1124"/>
                                    </a:lnTo>
                                    <a:lnTo>
                                      <a:pt x="77" y="1078"/>
                                    </a:lnTo>
                                    <a:lnTo>
                                      <a:pt x="57" y="1028"/>
                                    </a:lnTo>
                                    <a:lnTo>
                                      <a:pt x="45" y="982"/>
                                    </a:lnTo>
                                    <a:lnTo>
                                      <a:pt x="30" y="939"/>
                                    </a:lnTo>
                                    <a:lnTo>
                                      <a:pt x="15" y="896"/>
                                    </a:lnTo>
                                    <a:lnTo>
                                      <a:pt x="15" y="896"/>
                                    </a:lnTo>
                                    <a:lnTo>
                                      <a:pt x="5" y="865"/>
                                    </a:lnTo>
                                    <a:lnTo>
                                      <a:pt x="0" y="837"/>
                                    </a:lnTo>
                                    <a:lnTo>
                                      <a:pt x="0" y="815"/>
                                    </a:lnTo>
                                    <a:lnTo>
                                      <a:pt x="5" y="800"/>
                                    </a:lnTo>
                                    <a:lnTo>
                                      <a:pt x="15" y="791"/>
                                    </a:lnTo>
                                    <a:lnTo>
                                      <a:pt x="25" y="788"/>
                                    </a:lnTo>
                                    <a:lnTo>
                                      <a:pt x="37" y="791"/>
                                    </a:lnTo>
                                    <a:lnTo>
                                      <a:pt x="52" y="803"/>
                                    </a:lnTo>
                                    <a:lnTo>
                                      <a:pt x="52" y="803"/>
                                    </a:lnTo>
                                    <a:lnTo>
                                      <a:pt x="45" y="785"/>
                                    </a:lnTo>
                                    <a:lnTo>
                                      <a:pt x="42" y="769"/>
                                    </a:lnTo>
                                    <a:lnTo>
                                      <a:pt x="42" y="751"/>
                                    </a:lnTo>
                                    <a:lnTo>
                                      <a:pt x="47" y="729"/>
                                    </a:lnTo>
                                    <a:lnTo>
                                      <a:pt x="54" y="707"/>
                                    </a:lnTo>
                                    <a:lnTo>
                                      <a:pt x="69" y="683"/>
                                    </a:lnTo>
                                    <a:lnTo>
                                      <a:pt x="89" y="652"/>
                                    </a:lnTo>
                                    <a:lnTo>
                                      <a:pt x="113" y="615"/>
                                    </a:lnTo>
                                    <a:lnTo>
                                      <a:pt x="143" y="575"/>
                                    </a:lnTo>
                                    <a:lnTo>
                                      <a:pt x="180" y="528"/>
                                    </a:lnTo>
                                    <a:lnTo>
                                      <a:pt x="224" y="473"/>
                                    </a:lnTo>
                                    <a:lnTo>
                                      <a:pt x="274" y="411"/>
                                    </a:lnTo>
                                    <a:lnTo>
                                      <a:pt x="333" y="340"/>
                                    </a:lnTo>
                                    <a:lnTo>
                                      <a:pt x="399" y="260"/>
                                    </a:lnTo>
                                    <a:lnTo>
                                      <a:pt x="473" y="167"/>
                                    </a:lnTo>
                                    <a:lnTo>
                                      <a:pt x="557" y="65"/>
                                    </a:lnTo>
                                    <a:lnTo>
                                      <a:pt x="557" y="65"/>
                                    </a:lnTo>
                                    <a:lnTo>
                                      <a:pt x="577" y="44"/>
                                    </a:lnTo>
                                    <a:lnTo>
                                      <a:pt x="591" y="25"/>
                                    </a:lnTo>
                                    <a:lnTo>
                                      <a:pt x="606" y="13"/>
                                    </a:lnTo>
                                    <a:lnTo>
                                      <a:pt x="621" y="4"/>
                                    </a:lnTo>
                                    <a:lnTo>
                                      <a:pt x="636" y="0"/>
                                    </a:lnTo>
                                    <a:lnTo>
                                      <a:pt x="651" y="4"/>
                                    </a:lnTo>
                                    <a:lnTo>
                                      <a:pt x="670" y="10"/>
                                    </a:lnTo>
                                    <a:lnTo>
                                      <a:pt x="695" y="19"/>
                                    </a:lnTo>
                                    <a:lnTo>
                                      <a:pt x="695" y="19"/>
                                    </a:lnTo>
                                    <a:lnTo>
                                      <a:pt x="720" y="28"/>
                                    </a:lnTo>
                                    <a:lnTo>
                                      <a:pt x="761" y="47"/>
                                    </a:lnTo>
                                    <a:lnTo>
                                      <a:pt x="823" y="71"/>
                                    </a:lnTo>
                                    <a:lnTo>
                                      <a:pt x="897" y="99"/>
                                    </a:lnTo>
                                    <a:lnTo>
                                      <a:pt x="981" y="133"/>
                                    </a:lnTo>
                                    <a:lnTo>
                                      <a:pt x="1072" y="167"/>
                                    </a:lnTo>
                                    <a:lnTo>
                                      <a:pt x="1170" y="204"/>
                                    </a:lnTo>
                                    <a:lnTo>
                                      <a:pt x="1271" y="241"/>
                                    </a:lnTo>
                                    <a:lnTo>
                                      <a:pt x="1372" y="281"/>
                                    </a:lnTo>
                                    <a:lnTo>
                                      <a:pt x="1471" y="318"/>
                                    </a:lnTo>
                                    <a:lnTo>
                                      <a:pt x="1562" y="352"/>
                                    </a:lnTo>
                                    <a:lnTo>
                                      <a:pt x="1646" y="386"/>
                                    </a:lnTo>
                                    <a:lnTo>
                                      <a:pt x="1720" y="414"/>
                                    </a:lnTo>
                                    <a:lnTo>
                                      <a:pt x="1781" y="436"/>
                                    </a:lnTo>
                                    <a:lnTo>
                                      <a:pt x="1823" y="454"/>
                                    </a:lnTo>
                                    <a:lnTo>
                                      <a:pt x="1848" y="464"/>
                                    </a:lnTo>
                                    <a:lnTo>
                                      <a:pt x="1848" y="464"/>
                                    </a:lnTo>
                                    <a:lnTo>
                                      <a:pt x="1887" y="488"/>
                                    </a:lnTo>
                                    <a:lnTo>
                                      <a:pt x="1902" y="510"/>
                                    </a:lnTo>
                                    <a:lnTo>
                                      <a:pt x="1897" y="531"/>
                                    </a:lnTo>
                                    <a:lnTo>
                                      <a:pt x="1882" y="550"/>
                                    </a:lnTo>
                                    <a:lnTo>
                                      <a:pt x="1882" y="550"/>
                                    </a:lnTo>
                                    <a:lnTo>
                                      <a:pt x="1863" y="572"/>
                                    </a:lnTo>
                                    <a:lnTo>
                                      <a:pt x="1838" y="599"/>
                                    </a:lnTo>
                                    <a:lnTo>
                                      <a:pt x="1803" y="639"/>
                                    </a:lnTo>
                                    <a:lnTo>
                                      <a:pt x="1764" y="686"/>
                                    </a:lnTo>
                                    <a:lnTo>
                                      <a:pt x="1720" y="738"/>
                                    </a:lnTo>
                                    <a:lnTo>
                                      <a:pt x="1673" y="797"/>
                                    </a:lnTo>
                                    <a:lnTo>
                                      <a:pt x="1624" y="856"/>
                                    </a:lnTo>
                                    <a:lnTo>
                                      <a:pt x="1574" y="917"/>
                                    </a:lnTo>
                                    <a:lnTo>
                                      <a:pt x="1523" y="982"/>
                                    </a:lnTo>
                                    <a:lnTo>
                                      <a:pt x="1473" y="1044"/>
                                    </a:lnTo>
                                    <a:lnTo>
                                      <a:pt x="1427" y="1103"/>
                                    </a:lnTo>
                                    <a:lnTo>
                                      <a:pt x="1385" y="1155"/>
                                    </a:lnTo>
                                    <a:lnTo>
                                      <a:pt x="1345" y="1204"/>
                                    </a:lnTo>
                                    <a:lnTo>
                                      <a:pt x="1313" y="1248"/>
                                    </a:lnTo>
                                    <a:lnTo>
                                      <a:pt x="1289" y="1282"/>
                                    </a:lnTo>
                                    <a:lnTo>
                                      <a:pt x="1271" y="1306"/>
                                    </a:lnTo>
                                    <a:lnTo>
                                      <a:pt x="1271" y="1306"/>
                                    </a:lnTo>
                                    <a:lnTo>
                                      <a:pt x="1249" y="1340"/>
                                    </a:lnTo>
                                    <a:lnTo>
                                      <a:pt x="1229" y="1365"/>
                                    </a:lnTo>
                                    <a:lnTo>
                                      <a:pt x="1212" y="1380"/>
                                    </a:lnTo>
                                    <a:lnTo>
                                      <a:pt x="1197" y="1393"/>
                                    </a:lnTo>
                                    <a:lnTo>
                                      <a:pt x="1185" y="1396"/>
                                    </a:lnTo>
                                    <a:lnTo>
                                      <a:pt x="1178" y="1399"/>
                                    </a:lnTo>
                                    <a:lnTo>
                                      <a:pt x="1173" y="1399"/>
                                    </a:lnTo>
                                    <a:lnTo>
                                      <a:pt x="1170" y="1399"/>
                                    </a:lnTo>
                                    <a:lnTo>
                                      <a:pt x="1170" y="1399"/>
                                    </a:lnTo>
                                    <a:lnTo>
                                      <a:pt x="1173" y="1411"/>
                                    </a:lnTo>
                                    <a:lnTo>
                                      <a:pt x="1178" y="1439"/>
                                    </a:lnTo>
                                    <a:lnTo>
                                      <a:pt x="1188" y="1482"/>
                                    </a:lnTo>
                                    <a:lnTo>
                                      <a:pt x="1200" y="1529"/>
                                    </a:lnTo>
                                    <a:lnTo>
                                      <a:pt x="1215" y="1581"/>
                                    </a:lnTo>
                                    <a:lnTo>
                                      <a:pt x="1229" y="1627"/>
                                    </a:lnTo>
                                    <a:lnTo>
                                      <a:pt x="1247" y="1664"/>
                                    </a:lnTo>
                                    <a:lnTo>
                                      <a:pt x="1264" y="1686"/>
                                    </a:lnTo>
                                    <a:lnTo>
                                      <a:pt x="1264" y="1686"/>
                                    </a:lnTo>
                                    <a:lnTo>
                                      <a:pt x="1271" y="1677"/>
                                    </a:lnTo>
                                    <a:lnTo>
                                      <a:pt x="1291" y="1652"/>
                                    </a:lnTo>
                                    <a:lnTo>
                                      <a:pt x="1326" y="1612"/>
                                    </a:lnTo>
                                    <a:lnTo>
                                      <a:pt x="1367" y="1559"/>
                                    </a:lnTo>
                                    <a:lnTo>
                                      <a:pt x="1417" y="1498"/>
                                    </a:lnTo>
                                    <a:lnTo>
                                      <a:pt x="1473" y="1427"/>
                                    </a:lnTo>
                                    <a:lnTo>
                                      <a:pt x="1532" y="1353"/>
                                    </a:lnTo>
                                    <a:lnTo>
                                      <a:pt x="1594" y="1275"/>
                                    </a:lnTo>
                                    <a:lnTo>
                                      <a:pt x="1658" y="1195"/>
                                    </a:lnTo>
                                    <a:lnTo>
                                      <a:pt x="1720" y="1121"/>
                                    </a:lnTo>
                                    <a:lnTo>
                                      <a:pt x="1776" y="1047"/>
                                    </a:lnTo>
                                    <a:lnTo>
                                      <a:pt x="1831" y="979"/>
                                    </a:lnTo>
                                    <a:lnTo>
                                      <a:pt x="1875" y="924"/>
                                    </a:lnTo>
                                    <a:lnTo>
                                      <a:pt x="1912" y="874"/>
                                    </a:lnTo>
                                    <a:lnTo>
                                      <a:pt x="1939" y="840"/>
                                    </a:lnTo>
                                    <a:lnTo>
                                      <a:pt x="1951" y="822"/>
                                    </a:lnTo>
                                    <a:lnTo>
                                      <a:pt x="1951" y="822"/>
                                    </a:lnTo>
                                    <a:lnTo>
                                      <a:pt x="1978" y="797"/>
                                    </a:lnTo>
                                    <a:lnTo>
                                      <a:pt x="1991" y="809"/>
                                    </a:lnTo>
                                    <a:lnTo>
                                      <a:pt x="1986" y="846"/>
                                    </a:lnTo>
                                    <a:lnTo>
                                      <a:pt x="1966" y="883"/>
                                    </a:lnTo>
                                    <a:lnTo>
                                      <a:pt x="1966" y="883"/>
                                    </a:lnTo>
                                    <a:lnTo>
                                      <a:pt x="1902" y="954"/>
                                    </a:lnTo>
                                    <a:lnTo>
                                      <a:pt x="1843" y="1025"/>
                                    </a:lnTo>
                                    <a:lnTo>
                                      <a:pt x="1784" y="1096"/>
                                    </a:lnTo>
                                    <a:lnTo>
                                      <a:pt x="1727" y="1167"/>
                                    </a:lnTo>
                                    <a:lnTo>
                                      <a:pt x="1673" y="1235"/>
                                    </a:lnTo>
                                    <a:lnTo>
                                      <a:pt x="1621" y="1303"/>
                                    </a:lnTo>
                                    <a:lnTo>
                                      <a:pt x="1572" y="1368"/>
                                    </a:lnTo>
                                    <a:lnTo>
                                      <a:pt x="1528" y="1430"/>
                                    </a:lnTo>
                                    <a:lnTo>
                                      <a:pt x="1486" y="1485"/>
                                    </a:lnTo>
                                    <a:lnTo>
                                      <a:pt x="1446" y="1538"/>
                                    </a:lnTo>
                                    <a:lnTo>
                                      <a:pt x="1414" y="1584"/>
                                    </a:lnTo>
                                    <a:lnTo>
                                      <a:pt x="1382" y="1624"/>
                                    </a:lnTo>
                                    <a:lnTo>
                                      <a:pt x="1358" y="1655"/>
                                    </a:lnTo>
                                    <a:lnTo>
                                      <a:pt x="1335" y="1680"/>
                                    </a:lnTo>
                                    <a:lnTo>
                                      <a:pt x="1321" y="1692"/>
                                    </a:lnTo>
                                    <a:lnTo>
                                      <a:pt x="1308" y="1698"/>
                                    </a:lnTo>
                                    <a:lnTo>
                                      <a:pt x="1308" y="1698"/>
                                    </a:lnTo>
                                    <a:lnTo>
                                      <a:pt x="1313" y="1717"/>
                                    </a:lnTo>
                                    <a:lnTo>
                                      <a:pt x="1311" y="1732"/>
                                    </a:lnTo>
                                    <a:lnTo>
                                      <a:pt x="1303" y="1745"/>
                                    </a:lnTo>
                                    <a:lnTo>
                                      <a:pt x="1291" y="1757"/>
                                    </a:lnTo>
                                    <a:lnTo>
                                      <a:pt x="1274" y="1763"/>
                                    </a:lnTo>
                                    <a:lnTo>
                                      <a:pt x="1257" y="1763"/>
                                    </a:lnTo>
                                    <a:lnTo>
                                      <a:pt x="1237" y="1757"/>
                                    </a:lnTo>
                                    <a:lnTo>
                                      <a:pt x="1217" y="1745"/>
                                    </a:lnTo>
                                    <a:lnTo>
                                      <a:pt x="1217" y="1745"/>
                                    </a:lnTo>
                                    <a:lnTo>
                                      <a:pt x="1205" y="1735"/>
                                    </a:lnTo>
                                    <a:lnTo>
                                      <a:pt x="1188" y="1726"/>
                                    </a:lnTo>
                                    <a:lnTo>
                                      <a:pt x="1163" y="1711"/>
                                    </a:lnTo>
                                    <a:lnTo>
                                      <a:pt x="1133" y="1695"/>
                                    </a:lnTo>
                                    <a:lnTo>
                                      <a:pt x="1099" y="1677"/>
                                    </a:lnTo>
                                    <a:lnTo>
                                      <a:pt x="1062" y="1655"/>
                                    </a:lnTo>
                                    <a:lnTo>
                                      <a:pt x="1020" y="1634"/>
                                    </a:lnTo>
                                    <a:lnTo>
                                      <a:pt x="976" y="1612"/>
                                    </a:lnTo>
                                    <a:lnTo>
                                      <a:pt x="929" y="1587"/>
                                    </a:lnTo>
                                    <a:lnTo>
                                      <a:pt x="877" y="1563"/>
                                    </a:lnTo>
                                    <a:lnTo>
                                      <a:pt x="828" y="1535"/>
                                    </a:lnTo>
                                    <a:lnTo>
                                      <a:pt x="776" y="1510"/>
                                    </a:lnTo>
                                    <a:lnTo>
                                      <a:pt x="722" y="1482"/>
                                    </a:lnTo>
                                    <a:lnTo>
                                      <a:pt x="670" y="1458"/>
                                    </a:lnTo>
                                    <a:lnTo>
                                      <a:pt x="619" y="1430"/>
                                    </a:lnTo>
                                    <a:lnTo>
                                      <a:pt x="567" y="1405"/>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a:off x="6379" y="9850"/>
                                <a:ext cx="535" cy="484"/>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6388" y="9938"/>
                                <a:ext cx="460" cy="415"/>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6399" y="10132"/>
                                <a:ext cx="269" cy="248"/>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31" name="Shape 31"/>
                            <wps:spPr>
                              <a:xfrm>
                                <a:off x="6587" y="10052"/>
                                <a:ext cx="324" cy="253"/>
                              </a:xfrm>
                              <a:custGeom>
                                <a:rect b="b" l="l" r="r" t="t"/>
                                <a:pathLst>
                                  <a:path extrusionOk="0" h="441" w="421">
                                    <a:moveTo>
                                      <a:pt x="135" y="0"/>
                                    </a:moveTo>
                                    <a:lnTo>
                                      <a:pt x="0" y="170"/>
                                    </a:lnTo>
                                    <a:lnTo>
                                      <a:pt x="25" y="179"/>
                                    </a:lnTo>
                                    <a:lnTo>
                                      <a:pt x="59" y="197"/>
                                    </a:lnTo>
                                    <a:lnTo>
                                      <a:pt x="101" y="228"/>
                                    </a:lnTo>
                                    <a:lnTo>
                                      <a:pt x="145" y="268"/>
                                    </a:lnTo>
                                    <a:lnTo>
                                      <a:pt x="190" y="309"/>
                                    </a:lnTo>
                                    <a:lnTo>
                                      <a:pt x="227" y="355"/>
                                    </a:lnTo>
                                    <a:lnTo>
                                      <a:pt x="254" y="398"/>
                                    </a:lnTo>
                                    <a:lnTo>
                                      <a:pt x="268" y="441"/>
                                    </a:lnTo>
                                    <a:lnTo>
                                      <a:pt x="276" y="398"/>
                                    </a:lnTo>
                                    <a:lnTo>
                                      <a:pt x="283" y="330"/>
                                    </a:lnTo>
                                    <a:lnTo>
                                      <a:pt x="281" y="268"/>
                                    </a:lnTo>
                                    <a:lnTo>
                                      <a:pt x="268" y="228"/>
                                    </a:lnTo>
                                    <a:lnTo>
                                      <a:pt x="288" y="228"/>
                                    </a:lnTo>
                                    <a:lnTo>
                                      <a:pt x="308" y="228"/>
                                    </a:lnTo>
                                    <a:lnTo>
                                      <a:pt x="330" y="228"/>
                                    </a:lnTo>
                                    <a:lnTo>
                                      <a:pt x="352" y="231"/>
                                    </a:lnTo>
                                    <a:lnTo>
                                      <a:pt x="374" y="234"/>
                                    </a:lnTo>
                                    <a:lnTo>
                                      <a:pt x="392" y="241"/>
                                    </a:lnTo>
                                    <a:lnTo>
                                      <a:pt x="409" y="253"/>
                                    </a:lnTo>
                                    <a:lnTo>
                                      <a:pt x="421" y="271"/>
                                    </a:lnTo>
                                    <a:lnTo>
                                      <a:pt x="409" y="244"/>
                                    </a:lnTo>
                                    <a:lnTo>
                                      <a:pt x="389" y="204"/>
                                    </a:lnTo>
                                    <a:lnTo>
                                      <a:pt x="360" y="154"/>
                                    </a:lnTo>
                                    <a:lnTo>
                                      <a:pt x="323" y="108"/>
                                    </a:lnTo>
                                    <a:lnTo>
                                      <a:pt x="281" y="62"/>
                                    </a:lnTo>
                                    <a:lnTo>
                                      <a:pt x="234" y="25"/>
                                    </a:lnTo>
                                    <a:lnTo>
                                      <a:pt x="185" y="3"/>
                                    </a:lnTo>
                                    <a:lnTo>
                                      <a:pt x="135" y="0"/>
                                    </a:lnTo>
                                    <a:close/>
                                  </a:path>
                                </a:pathLst>
                              </a:custGeom>
                              <a:solidFill>
                                <a:srgbClr val="000000"/>
                              </a:solidFill>
                              <a:ln>
                                <a:noFill/>
                              </a:ln>
                            </wps:spPr>
                            <wps:bodyPr anchorCtr="0" anchor="ctr" bIns="91425" lIns="91425" spcFirstLastPara="1" rIns="91425" wrap="square" tIns="91425">
                              <a:noAutofit/>
                            </wps:bodyPr>
                          </wps:wsp>
                          <wps:wsp>
                            <wps:cNvSpPr/>
                            <wps:cNvPr id="32" name="Shape 32"/>
                            <wps:spPr>
                              <a:xfrm>
                                <a:off x="6587" y="10052"/>
                                <a:ext cx="324" cy="253"/>
                              </a:xfrm>
                              <a:custGeom>
                                <a:rect b="b" l="l" r="r" t="t"/>
                                <a:pathLst>
                                  <a:path extrusionOk="0" h="441" w="421">
                                    <a:moveTo>
                                      <a:pt x="135" y="0"/>
                                    </a:moveTo>
                                    <a:lnTo>
                                      <a:pt x="0" y="170"/>
                                    </a:lnTo>
                                    <a:lnTo>
                                      <a:pt x="25" y="179"/>
                                    </a:lnTo>
                                    <a:lnTo>
                                      <a:pt x="59" y="197"/>
                                    </a:lnTo>
                                    <a:lnTo>
                                      <a:pt x="101" y="228"/>
                                    </a:lnTo>
                                    <a:lnTo>
                                      <a:pt x="145" y="268"/>
                                    </a:lnTo>
                                    <a:lnTo>
                                      <a:pt x="190" y="309"/>
                                    </a:lnTo>
                                    <a:lnTo>
                                      <a:pt x="227" y="355"/>
                                    </a:lnTo>
                                    <a:lnTo>
                                      <a:pt x="254" y="398"/>
                                    </a:lnTo>
                                    <a:lnTo>
                                      <a:pt x="268" y="441"/>
                                    </a:lnTo>
                                    <a:lnTo>
                                      <a:pt x="276" y="398"/>
                                    </a:lnTo>
                                    <a:lnTo>
                                      <a:pt x="283" y="330"/>
                                    </a:lnTo>
                                    <a:lnTo>
                                      <a:pt x="281" y="268"/>
                                    </a:lnTo>
                                    <a:lnTo>
                                      <a:pt x="268" y="228"/>
                                    </a:lnTo>
                                    <a:lnTo>
                                      <a:pt x="288" y="228"/>
                                    </a:lnTo>
                                    <a:lnTo>
                                      <a:pt x="308" y="228"/>
                                    </a:lnTo>
                                    <a:lnTo>
                                      <a:pt x="330" y="228"/>
                                    </a:lnTo>
                                    <a:lnTo>
                                      <a:pt x="352" y="231"/>
                                    </a:lnTo>
                                    <a:lnTo>
                                      <a:pt x="374" y="234"/>
                                    </a:lnTo>
                                    <a:lnTo>
                                      <a:pt x="392" y="241"/>
                                    </a:lnTo>
                                    <a:lnTo>
                                      <a:pt x="409" y="253"/>
                                    </a:lnTo>
                                    <a:lnTo>
                                      <a:pt x="421" y="271"/>
                                    </a:lnTo>
                                    <a:lnTo>
                                      <a:pt x="409" y="244"/>
                                    </a:lnTo>
                                    <a:lnTo>
                                      <a:pt x="389" y="204"/>
                                    </a:lnTo>
                                    <a:lnTo>
                                      <a:pt x="360" y="154"/>
                                    </a:lnTo>
                                    <a:lnTo>
                                      <a:pt x="323" y="108"/>
                                    </a:lnTo>
                                    <a:lnTo>
                                      <a:pt x="281" y="62"/>
                                    </a:lnTo>
                                    <a:lnTo>
                                      <a:pt x="234" y="25"/>
                                    </a:lnTo>
                                    <a:lnTo>
                                      <a:pt x="185" y="3"/>
                                    </a:lnTo>
                                    <a:lnTo>
                                      <a:pt x="135" y="0"/>
                                    </a:lnTo>
                                    <a:close/>
                                  </a:path>
                                </a:pathLst>
                              </a:custGeom>
                              <a:solidFill>
                                <a:srgbClr val="CC0000"/>
                              </a:solidFill>
                              <a:ln>
                                <a:noFill/>
                              </a:ln>
                            </wps:spPr>
                            <wps:bodyPr anchorCtr="0" anchor="ctr" bIns="91425" lIns="91425" spcFirstLastPara="1" rIns="91425" wrap="square" tIns="91425">
                              <a:noAutofit/>
                            </wps:bodyPr>
                          </wps:wsp>
                          <wps:wsp>
                            <wps:cNvSpPr/>
                            <wps:cNvPr id="33" name="Shape 33"/>
                            <wps:spPr>
                              <a:xfrm>
                                <a:off x="6587" y="10052"/>
                                <a:ext cx="324" cy="253"/>
                              </a:xfrm>
                              <a:custGeom>
                                <a:rect b="b" l="l" r="r" t="t"/>
                                <a:pathLst>
                                  <a:path extrusionOk="0" h="441" w="421">
                                    <a:moveTo>
                                      <a:pt x="135" y="0"/>
                                    </a:moveTo>
                                    <a:lnTo>
                                      <a:pt x="0" y="170"/>
                                    </a:lnTo>
                                    <a:lnTo>
                                      <a:pt x="0" y="170"/>
                                    </a:lnTo>
                                    <a:lnTo>
                                      <a:pt x="25" y="179"/>
                                    </a:lnTo>
                                    <a:lnTo>
                                      <a:pt x="59" y="197"/>
                                    </a:lnTo>
                                    <a:lnTo>
                                      <a:pt x="101" y="228"/>
                                    </a:lnTo>
                                    <a:lnTo>
                                      <a:pt x="145" y="268"/>
                                    </a:lnTo>
                                    <a:lnTo>
                                      <a:pt x="190" y="309"/>
                                    </a:lnTo>
                                    <a:lnTo>
                                      <a:pt x="227" y="355"/>
                                    </a:lnTo>
                                    <a:lnTo>
                                      <a:pt x="254" y="398"/>
                                    </a:lnTo>
                                    <a:lnTo>
                                      <a:pt x="268" y="441"/>
                                    </a:lnTo>
                                    <a:lnTo>
                                      <a:pt x="268" y="441"/>
                                    </a:lnTo>
                                    <a:lnTo>
                                      <a:pt x="276" y="398"/>
                                    </a:lnTo>
                                    <a:lnTo>
                                      <a:pt x="283" y="330"/>
                                    </a:lnTo>
                                    <a:lnTo>
                                      <a:pt x="281" y="268"/>
                                    </a:lnTo>
                                    <a:lnTo>
                                      <a:pt x="268" y="228"/>
                                    </a:lnTo>
                                    <a:lnTo>
                                      <a:pt x="268" y="228"/>
                                    </a:lnTo>
                                    <a:lnTo>
                                      <a:pt x="288" y="228"/>
                                    </a:lnTo>
                                    <a:lnTo>
                                      <a:pt x="308" y="228"/>
                                    </a:lnTo>
                                    <a:lnTo>
                                      <a:pt x="330" y="228"/>
                                    </a:lnTo>
                                    <a:lnTo>
                                      <a:pt x="352" y="231"/>
                                    </a:lnTo>
                                    <a:lnTo>
                                      <a:pt x="374" y="234"/>
                                    </a:lnTo>
                                    <a:lnTo>
                                      <a:pt x="392" y="241"/>
                                    </a:lnTo>
                                    <a:lnTo>
                                      <a:pt x="409" y="253"/>
                                    </a:lnTo>
                                    <a:lnTo>
                                      <a:pt x="421" y="271"/>
                                    </a:lnTo>
                                    <a:lnTo>
                                      <a:pt x="421" y="271"/>
                                    </a:lnTo>
                                    <a:lnTo>
                                      <a:pt x="409" y="244"/>
                                    </a:lnTo>
                                    <a:lnTo>
                                      <a:pt x="389" y="204"/>
                                    </a:lnTo>
                                    <a:lnTo>
                                      <a:pt x="360" y="154"/>
                                    </a:lnTo>
                                    <a:lnTo>
                                      <a:pt x="323" y="108"/>
                                    </a:lnTo>
                                    <a:lnTo>
                                      <a:pt x="281" y="62"/>
                                    </a:lnTo>
                                    <a:lnTo>
                                      <a:pt x="234" y="25"/>
                                    </a:lnTo>
                                    <a:lnTo>
                                      <a:pt x="185" y="3"/>
                                    </a:lnTo>
                                    <a:lnTo>
                                      <a:pt x="135" y="0"/>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34" name="Shape 34"/>
                            <wps:spPr>
                              <a:xfrm>
                                <a:off x="5554" y="9942"/>
                                <a:ext cx="338" cy="319"/>
                              </a:xfrm>
                              <a:custGeom>
                                <a:rect b="b" l="l" r="r" t="t"/>
                                <a:pathLst>
                                  <a:path extrusionOk="0" h="556" w="439">
                                    <a:moveTo>
                                      <a:pt x="439" y="556"/>
                                    </a:moveTo>
                                    <a:lnTo>
                                      <a:pt x="372" y="516"/>
                                    </a:lnTo>
                                    <a:lnTo>
                                      <a:pt x="323" y="473"/>
                                    </a:lnTo>
                                    <a:lnTo>
                                      <a:pt x="286" y="430"/>
                                    </a:lnTo>
                                    <a:lnTo>
                                      <a:pt x="261" y="383"/>
                                    </a:lnTo>
                                    <a:lnTo>
                                      <a:pt x="242" y="334"/>
                                    </a:lnTo>
                                    <a:lnTo>
                                      <a:pt x="227" y="288"/>
                                    </a:lnTo>
                                    <a:lnTo>
                                      <a:pt x="215" y="244"/>
                                    </a:lnTo>
                                    <a:lnTo>
                                      <a:pt x="200" y="201"/>
                                    </a:lnTo>
                                    <a:lnTo>
                                      <a:pt x="188" y="170"/>
                                    </a:lnTo>
                                    <a:lnTo>
                                      <a:pt x="183" y="146"/>
                                    </a:lnTo>
                                    <a:lnTo>
                                      <a:pt x="185" y="127"/>
                                    </a:lnTo>
                                    <a:lnTo>
                                      <a:pt x="190" y="112"/>
                                    </a:lnTo>
                                    <a:lnTo>
                                      <a:pt x="197" y="102"/>
                                    </a:lnTo>
                                    <a:lnTo>
                                      <a:pt x="210" y="99"/>
                                    </a:lnTo>
                                    <a:lnTo>
                                      <a:pt x="222" y="102"/>
                                    </a:lnTo>
                                    <a:lnTo>
                                      <a:pt x="237" y="108"/>
                                    </a:lnTo>
                                    <a:lnTo>
                                      <a:pt x="52" y="16"/>
                                    </a:lnTo>
                                    <a:lnTo>
                                      <a:pt x="37" y="3"/>
                                    </a:lnTo>
                                    <a:lnTo>
                                      <a:pt x="25" y="0"/>
                                    </a:lnTo>
                                    <a:lnTo>
                                      <a:pt x="15" y="3"/>
                                    </a:lnTo>
                                    <a:lnTo>
                                      <a:pt x="5" y="13"/>
                                    </a:lnTo>
                                    <a:lnTo>
                                      <a:pt x="0" y="28"/>
                                    </a:lnTo>
                                    <a:lnTo>
                                      <a:pt x="0" y="50"/>
                                    </a:lnTo>
                                    <a:lnTo>
                                      <a:pt x="5" y="78"/>
                                    </a:lnTo>
                                    <a:lnTo>
                                      <a:pt x="15" y="108"/>
                                    </a:lnTo>
                                    <a:lnTo>
                                      <a:pt x="30" y="152"/>
                                    </a:lnTo>
                                    <a:lnTo>
                                      <a:pt x="45" y="198"/>
                                    </a:lnTo>
                                    <a:lnTo>
                                      <a:pt x="57" y="244"/>
                                    </a:lnTo>
                                    <a:lnTo>
                                      <a:pt x="77" y="291"/>
                                    </a:lnTo>
                                    <a:lnTo>
                                      <a:pt x="101" y="337"/>
                                    </a:lnTo>
                                    <a:lnTo>
                                      <a:pt x="138" y="383"/>
                                    </a:lnTo>
                                    <a:lnTo>
                                      <a:pt x="188" y="423"/>
                                    </a:lnTo>
                                    <a:lnTo>
                                      <a:pt x="254" y="463"/>
                                    </a:lnTo>
                                    <a:lnTo>
                                      <a:pt x="439" y="556"/>
                                    </a:lnTo>
                                    <a:close/>
                                  </a:path>
                                </a:pathLst>
                              </a:custGeom>
                              <a:solidFill>
                                <a:srgbClr val="7F0000"/>
                              </a:solidFill>
                              <a:ln>
                                <a:noFill/>
                              </a:ln>
                            </wps:spPr>
                            <wps:bodyPr anchorCtr="0" anchor="ctr" bIns="91425" lIns="91425" spcFirstLastPara="1" rIns="91425" wrap="square" tIns="91425">
                              <a:noAutofit/>
                            </wps:bodyPr>
                          </wps:wsp>
                          <wps:wsp>
                            <wps:cNvSpPr/>
                            <wps:cNvPr id="35" name="Shape 35"/>
                            <wps:spPr>
                              <a:xfrm>
                                <a:off x="5554" y="9942"/>
                                <a:ext cx="338" cy="319"/>
                              </a:xfrm>
                              <a:custGeom>
                                <a:rect b="b" l="l" r="r" t="t"/>
                                <a:pathLst>
                                  <a:path extrusionOk="0" h="556" w="439">
                                    <a:moveTo>
                                      <a:pt x="439" y="556"/>
                                    </a:moveTo>
                                    <a:lnTo>
                                      <a:pt x="439" y="556"/>
                                    </a:lnTo>
                                    <a:lnTo>
                                      <a:pt x="372" y="516"/>
                                    </a:lnTo>
                                    <a:lnTo>
                                      <a:pt x="323" y="473"/>
                                    </a:lnTo>
                                    <a:lnTo>
                                      <a:pt x="286" y="430"/>
                                    </a:lnTo>
                                    <a:lnTo>
                                      <a:pt x="261" y="383"/>
                                    </a:lnTo>
                                    <a:lnTo>
                                      <a:pt x="242" y="334"/>
                                    </a:lnTo>
                                    <a:lnTo>
                                      <a:pt x="227" y="288"/>
                                    </a:lnTo>
                                    <a:lnTo>
                                      <a:pt x="215" y="244"/>
                                    </a:lnTo>
                                    <a:lnTo>
                                      <a:pt x="200" y="201"/>
                                    </a:lnTo>
                                    <a:lnTo>
                                      <a:pt x="200" y="201"/>
                                    </a:lnTo>
                                    <a:lnTo>
                                      <a:pt x="188" y="170"/>
                                    </a:lnTo>
                                    <a:lnTo>
                                      <a:pt x="183" y="146"/>
                                    </a:lnTo>
                                    <a:lnTo>
                                      <a:pt x="185" y="127"/>
                                    </a:lnTo>
                                    <a:lnTo>
                                      <a:pt x="190" y="112"/>
                                    </a:lnTo>
                                    <a:lnTo>
                                      <a:pt x="197" y="102"/>
                                    </a:lnTo>
                                    <a:lnTo>
                                      <a:pt x="210" y="99"/>
                                    </a:lnTo>
                                    <a:lnTo>
                                      <a:pt x="222" y="102"/>
                                    </a:lnTo>
                                    <a:lnTo>
                                      <a:pt x="237" y="108"/>
                                    </a:lnTo>
                                    <a:lnTo>
                                      <a:pt x="52" y="16"/>
                                    </a:lnTo>
                                    <a:lnTo>
                                      <a:pt x="52" y="16"/>
                                    </a:lnTo>
                                    <a:lnTo>
                                      <a:pt x="37" y="3"/>
                                    </a:lnTo>
                                    <a:lnTo>
                                      <a:pt x="25" y="0"/>
                                    </a:lnTo>
                                    <a:lnTo>
                                      <a:pt x="15" y="3"/>
                                    </a:lnTo>
                                    <a:lnTo>
                                      <a:pt x="5" y="13"/>
                                    </a:lnTo>
                                    <a:lnTo>
                                      <a:pt x="0" y="28"/>
                                    </a:lnTo>
                                    <a:lnTo>
                                      <a:pt x="0" y="50"/>
                                    </a:lnTo>
                                    <a:lnTo>
                                      <a:pt x="5" y="78"/>
                                    </a:lnTo>
                                    <a:lnTo>
                                      <a:pt x="15" y="108"/>
                                    </a:lnTo>
                                    <a:lnTo>
                                      <a:pt x="15" y="108"/>
                                    </a:lnTo>
                                    <a:lnTo>
                                      <a:pt x="30" y="152"/>
                                    </a:lnTo>
                                    <a:lnTo>
                                      <a:pt x="45" y="198"/>
                                    </a:lnTo>
                                    <a:lnTo>
                                      <a:pt x="57" y="244"/>
                                    </a:lnTo>
                                    <a:lnTo>
                                      <a:pt x="77" y="291"/>
                                    </a:lnTo>
                                    <a:lnTo>
                                      <a:pt x="101" y="337"/>
                                    </a:lnTo>
                                    <a:lnTo>
                                      <a:pt x="138" y="383"/>
                                    </a:lnTo>
                                    <a:lnTo>
                                      <a:pt x="188" y="423"/>
                                    </a:lnTo>
                                    <a:lnTo>
                                      <a:pt x="254" y="463"/>
                                    </a:lnTo>
                                    <a:lnTo>
                                      <a:pt x="439" y="556"/>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36" name="Shape 36"/>
                            <wps:spPr>
                              <a:xfrm>
                                <a:off x="5492" y="9894"/>
                                <a:ext cx="858" cy="347"/>
                              </a:xfrm>
                              <a:custGeom>
                                <a:rect b="b" l="l" r="r" t="t"/>
                                <a:pathLst>
                                  <a:path extrusionOk="0" h="605" w="1116">
                                    <a:moveTo>
                                      <a:pt x="0" y="0"/>
                                    </a:moveTo>
                                    <a:lnTo>
                                      <a:pt x="1116" y="580"/>
                                    </a:lnTo>
                                    <a:lnTo>
                                      <a:pt x="1096" y="605"/>
                                    </a:lnTo>
                                    <a:lnTo>
                                      <a:pt x="0" y="28"/>
                                    </a:lnTo>
                                    <a:lnTo>
                                      <a:pt x="0" y="0"/>
                                    </a:lnTo>
                                    <a:close/>
                                  </a:path>
                                </a:pathLst>
                              </a:custGeom>
                              <a:solidFill>
                                <a:srgbClr val="000000"/>
                              </a:solidFill>
                              <a:ln>
                                <a:noFill/>
                              </a:ln>
                            </wps:spPr>
                            <wps:bodyPr anchorCtr="0" anchor="ctr" bIns="91425" lIns="91425" spcFirstLastPara="1" rIns="91425" wrap="square" tIns="91425">
                              <a:noAutofit/>
                            </wps:bodyPr>
                          </wps:wsp>
                          <pic:pic>
                            <pic:nvPicPr>
                              <pic:cNvPr descr="BOOK1" id="37" name="Shape 37"/>
                              <pic:cNvPicPr preferRelativeResize="0"/>
                            </pic:nvPicPr>
                            <pic:blipFill rotWithShape="1">
                              <a:blip r:embed="rId16">
                                <a:alphaModFix/>
                              </a:blip>
                              <a:srcRect b="0" l="0" r="0" t="0"/>
                              <a:stretch/>
                            </pic:blipFill>
                            <pic:spPr>
                              <a:xfrm>
                                <a:off x="5227" y="9130"/>
                                <a:ext cx="2020" cy="916"/>
                              </a:xfrm>
                              <a:prstGeom prst="rect">
                                <a:avLst/>
                              </a:prstGeom>
                              <a:noFill/>
                              <a:ln>
                                <a:noFill/>
                              </a:ln>
                            </pic:spPr>
                          </pic:pic>
                          <pic:pic>
                            <pic:nvPicPr>
                              <pic:cNvPr descr="QUILLPEN" id="38" name="Shape 38"/>
                              <pic:cNvPicPr preferRelativeResize="0"/>
                            </pic:nvPicPr>
                            <pic:blipFill rotWithShape="1">
                              <a:blip r:embed="rId17">
                                <a:alphaModFix/>
                              </a:blip>
                              <a:srcRect b="0" l="0" r="0" t="0"/>
                              <a:stretch/>
                            </pic:blipFill>
                            <pic:spPr>
                              <a:xfrm>
                                <a:off x="4946" y="8540"/>
                                <a:ext cx="867" cy="1608"/>
                              </a:xfrm>
                              <a:prstGeom prst="rect">
                                <a:avLst/>
                              </a:prstGeom>
                              <a:noFill/>
                              <a:ln>
                                <a:noFill/>
                              </a:ln>
                            </pic:spPr>
                          </pic:pic>
                        </wpg:grpSp>
                        <wpg:grpSp>
                          <wpg:cNvGrpSpPr/>
                          <wpg:grpSpPr>
                            <a:xfrm>
                              <a:off x="6026" y="8740"/>
                              <a:ext cx="808" cy="686"/>
                              <a:chOff x="6807" y="3226"/>
                              <a:chExt cx="671" cy="550"/>
                            </a:xfrm>
                          </wpg:grpSpPr>
                          <wps:wsp>
                            <wps:cNvSpPr/>
                            <wps:cNvPr id="40" name="Shape 40"/>
                            <wps:spPr>
                              <a:xfrm>
                                <a:off x="6813" y="3232"/>
                                <a:ext cx="659" cy="538"/>
                              </a:xfrm>
                              <a:custGeom>
                                <a:rect b="b" l="l" r="r" t="t"/>
                                <a:pathLst>
                                  <a:path extrusionOk="0" h="538" w="659">
                                    <a:moveTo>
                                      <a:pt x="0" y="538"/>
                                    </a:moveTo>
                                    <a:lnTo>
                                      <a:pt x="40" y="498"/>
                                    </a:lnTo>
                                    <a:lnTo>
                                      <a:pt x="77" y="460"/>
                                    </a:lnTo>
                                    <a:lnTo>
                                      <a:pt x="113" y="424"/>
                                    </a:lnTo>
                                    <a:lnTo>
                                      <a:pt x="148" y="391"/>
                                    </a:lnTo>
                                    <a:lnTo>
                                      <a:pt x="180" y="361"/>
                                    </a:lnTo>
                                    <a:lnTo>
                                      <a:pt x="210" y="334"/>
                                    </a:lnTo>
                                    <a:lnTo>
                                      <a:pt x="237" y="309"/>
                                    </a:lnTo>
                                    <a:lnTo>
                                      <a:pt x="262" y="286"/>
                                    </a:lnTo>
                                    <a:lnTo>
                                      <a:pt x="285" y="266"/>
                                    </a:lnTo>
                                    <a:lnTo>
                                      <a:pt x="306" y="249"/>
                                    </a:lnTo>
                                    <a:lnTo>
                                      <a:pt x="324" y="233"/>
                                    </a:lnTo>
                                    <a:lnTo>
                                      <a:pt x="339" y="220"/>
                                    </a:lnTo>
                                    <a:lnTo>
                                      <a:pt x="354" y="209"/>
                                    </a:lnTo>
                                    <a:lnTo>
                                      <a:pt x="364" y="200"/>
                                    </a:lnTo>
                                    <a:lnTo>
                                      <a:pt x="371" y="194"/>
                                    </a:lnTo>
                                    <a:lnTo>
                                      <a:pt x="377" y="190"/>
                                    </a:lnTo>
                                    <a:lnTo>
                                      <a:pt x="381" y="187"/>
                                    </a:lnTo>
                                    <a:lnTo>
                                      <a:pt x="390" y="178"/>
                                    </a:lnTo>
                                    <a:lnTo>
                                      <a:pt x="403" y="168"/>
                                    </a:lnTo>
                                    <a:lnTo>
                                      <a:pt x="414" y="158"/>
                                    </a:lnTo>
                                    <a:lnTo>
                                      <a:pt x="470" y="115"/>
                                    </a:lnTo>
                                    <a:lnTo>
                                      <a:pt x="514" y="80"/>
                                    </a:lnTo>
                                    <a:lnTo>
                                      <a:pt x="548" y="56"/>
                                    </a:lnTo>
                                    <a:lnTo>
                                      <a:pt x="573" y="39"/>
                                    </a:lnTo>
                                    <a:lnTo>
                                      <a:pt x="590" y="27"/>
                                    </a:lnTo>
                                    <a:lnTo>
                                      <a:pt x="602" y="21"/>
                                    </a:lnTo>
                                    <a:lnTo>
                                      <a:pt x="609" y="20"/>
                                    </a:lnTo>
                                    <a:lnTo>
                                      <a:pt x="614" y="23"/>
                                    </a:lnTo>
                                    <a:lnTo>
                                      <a:pt x="643" y="0"/>
                                    </a:lnTo>
                                    <a:lnTo>
                                      <a:pt x="659" y="18"/>
                                    </a:lnTo>
                                    <a:lnTo>
                                      <a:pt x="630" y="41"/>
                                    </a:lnTo>
                                    <a:lnTo>
                                      <a:pt x="632" y="47"/>
                                    </a:lnTo>
                                    <a:lnTo>
                                      <a:pt x="627" y="54"/>
                                    </a:lnTo>
                                    <a:lnTo>
                                      <a:pt x="619" y="65"/>
                                    </a:lnTo>
                                    <a:lnTo>
                                      <a:pt x="604" y="77"/>
                                    </a:lnTo>
                                    <a:lnTo>
                                      <a:pt x="581" y="98"/>
                                    </a:lnTo>
                                    <a:lnTo>
                                      <a:pt x="548" y="125"/>
                                    </a:lnTo>
                                    <a:lnTo>
                                      <a:pt x="506" y="160"/>
                                    </a:lnTo>
                                    <a:lnTo>
                                      <a:pt x="453" y="206"/>
                                    </a:lnTo>
                                    <a:lnTo>
                                      <a:pt x="442" y="216"/>
                                    </a:lnTo>
                                    <a:lnTo>
                                      <a:pt x="429" y="224"/>
                                    </a:lnTo>
                                    <a:lnTo>
                                      <a:pt x="419" y="233"/>
                                    </a:lnTo>
                                    <a:lnTo>
                                      <a:pt x="414" y="236"/>
                                    </a:lnTo>
                                    <a:lnTo>
                                      <a:pt x="409" y="240"/>
                                    </a:lnTo>
                                    <a:lnTo>
                                      <a:pt x="401" y="247"/>
                                    </a:lnTo>
                                    <a:lnTo>
                                      <a:pt x="390" y="256"/>
                                    </a:lnTo>
                                    <a:lnTo>
                                      <a:pt x="375" y="268"/>
                                    </a:lnTo>
                                    <a:lnTo>
                                      <a:pt x="358" y="282"/>
                                    </a:lnTo>
                                    <a:lnTo>
                                      <a:pt x="339" y="296"/>
                                    </a:lnTo>
                                    <a:lnTo>
                                      <a:pt x="316" y="315"/>
                                    </a:lnTo>
                                    <a:lnTo>
                                      <a:pt x="292" y="334"/>
                                    </a:lnTo>
                                    <a:lnTo>
                                      <a:pt x="263" y="354"/>
                                    </a:lnTo>
                                    <a:lnTo>
                                      <a:pt x="233" y="377"/>
                                    </a:lnTo>
                                    <a:lnTo>
                                      <a:pt x="200" y="401"/>
                                    </a:lnTo>
                                    <a:lnTo>
                                      <a:pt x="165" y="426"/>
                                    </a:lnTo>
                                    <a:lnTo>
                                      <a:pt x="128" y="452"/>
                                    </a:lnTo>
                                    <a:lnTo>
                                      <a:pt x="87" y="481"/>
                                    </a:lnTo>
                                    <a:lnTo>
                                      <a:pt x="44" y="508"/>
                                    </a:lnTo>
                                    <a:lnTo>
                                      <a:pt x="0" y="538"/>
                                    </a:lnTo>
                                    <a:close/>
                                  </a:path>
                                </a:pathLst>
                              </a:custGeom>
                              <a:solidFill>
                                <a:srgbClr val="99CC0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41" name="Shape 41"/>
                            <wps:spPr>
                              <a:xfrm>
                                <a:off x="6808" y="3416"/>
                                <a:ext cx="388" cy="359"/>
                              </a:xfrm>
                              <a:custGeom>
                                <a:rect b="b" l="l" r="r" t="t"/>
                                <a:pathLst>
                                  <a:path extrusionOk="0" h="359" w="388">
                                    <a:moveTo>
                                      <a:pt x="378" y="1"/>
                                    </a:moveTo>
                                    <a:lnTo>
                                      <a:pt x="378" y="1"/>
                                    </a:lnTo>
                                    <a:lnTo>
                                      <a:pt x="372" y="6"/>
                                    </a:lnTo>
                                    <a:lnTo>
                                      <a:pt x="365" y="12"/>
                                    </a:lnTo>
                                    <a:lnTo>
                                      <a:pt x="355" y="20"/>
                                    </a:lnTo>
                                    <a:lnTo>
                                      <a:pt x="340" y="32"/>
                                    </a:lnTo>
                                    <a:lnTo>
                                      <a:pt x="324" y="45"/>
                                    </a:lnTo>
                                    <a:lnTo>
                                      <a:pt x="307" y="61"/>
                                    </a:lnTo>
                                    <a:lnTo>
                                      <a:pt x="285" y="78"/>
                                    </a:lnTo>
                                    <a:lnTo>
                                      <a:pt x="262" y="98"/>
                                    </a:lnTo>
                                    <a:lnTo>
                                      <a:pt x="238" y="121"/>
                                    </a:lnTo>
                                    <a:lnTo>
                                      <a:pt x="211" y="145"/>
                                    </a:lnTo>
                                    <a:lnTo>
                                      <a:pt x="180" y="173"/>
                                    </a:lnTo>
                                    <a:lnTo>
                                      <a:pt x="149" y="203"/>
                                    </a:lnTo>
                                    <a:lnTo>
                                      <a:pt x="114" y="236"/>
                                    </a:lnTo>
                                    <a:lnTo>
                                      <a:pt x="78" y="272"/>
                                    </a:lnTo>
                                    <a:lnTo>
                                      <a:pt x="41" y="310"/>
                                    </a:lnTo>
                                    <a:lnTo>
                                      <a:pt x="0" y="350"/>
                                    </a:lnTo>
                                    <a:lnTo>
                                      <a:pt x="9" y="359"/>
                                    </a:lnTo>
                                    <a:lnTo>
                                      <a:pt x="49" y="318"/>
                                    </a:lnTo>
                                    <a:lnTo>
                                      <a:pt x="87" y="281"/>
                                    </a:lnTo>
                                    <a:lnTo>
                                      <a:pt x="123" y="245"/>
                                    </a:lnTo>
                                    <a:lnTo>
                                      <a:pt x="157" y="212"/>
                                    </a:lnTo>
                                    <a:lnTo>
                                      <a:pt x="189" y="181"/>
                                    </a:lnTo>
                                    <a:lnTo>
                                      <a:pt x="219" y="154"/>
                                    </a:lnTo>
                                    <a:lnTo>
                                      <a:pt x="247" y="130"/>
                                    </a:lnTo>
                                    <a:lnTo>
                                      <a:pt x="271" y="107"/>
                                    </a:lnTo>
                                    <a:lnTo>
                                      <a:pt x="294" y="86"/>
                                    </a:lnTo>
                                    <a:lnTo>
                                      <a:pt x="316" y="69"/>
                                    </a:lnTo>
                                    <a:lnTo>
                                      <a:pt x="333" y="53"/>
                                    </a:lnTo>
                                    <a:lnTo>
                                      <a:pt x="349" y="40"/>
                                    </a:lnTo>
                                    <a:lnTo>
                                      <a:pt x="363" y="29"/>
                                    </a:lnTo>
                                    <a:lnTo>
                                      <a:pt x="373" y="20"/>
                                    </a:lnTo>
                                    <a:lnTo>
                                      <a:pt x="380" y="14"/>
                                    </a:lnTo>
                                    <a:lnTo>
                                      <a:pt x="386" y="10"/>
                                    </a:lnTo>
                                    <a:lnTo>
                                      <a:pt x="386" y="10"/>
                                    </a:lnTo>
                                    <a:lnTo>
                                      <a:pt x="386" y="10"/>
                                    </a:lnTo>
                                    <a:lnTo>
                                      <a:pt x="388" y="6"/>
                                    </a:lnTo>
                                    <a:lnTo>
                                      <a:pt x="386" y="1"/>
                                    </a:lnTo>
                                    <a:lnTo>
                                      <a:pt x="382" y="0"/>
                                    </a:lnTo>
                                    <a:lnTo>
                                      <a:pt x="378" y="1"/>
                                    </a:lnTo>
                                    <a:close/>
                                  </a:path>
                                </a:pathLst>
                              </a:custGeom>
                              <a:solidFill>
                                <a:srgbClr val="99CC0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42" name="Shape 42"/>
                            <wps:spPr>
                              <a:xfrm>
                                <a:off x="7186" y="3384"/>
                                <a:ext cx="47" cy="42"/>
                              </a:xfrm>
                              <a:custGeom>
                                <a:rect b="b" l="l" r="r" t="t"/>
                                <a:pathLst>
                                  <a:path extrusionOk="0" h="42" w="47">
                                    <a:moveTo>
                                      <a:pt x="37" y="2"/>
                                    </a:moveTo>
                                    <a:lnTo>
                                      <a:pt x="37" y="2"/>
                                    </a:lnTo>
                                    <a:lnTo>
                                      <a:pt x="25" y="12"/>
                                    </a:lnTo>
                                    <a:lnTo>
                                      <a:pt x="13" y="22"/>
                                    </a:lnTo>
                                    <a:lnTo>
                                      <a:pt x="4" y="31"/>
                                    </a:lnTo>
                                    <a:lnTo>
                                      <a:pt x="0" y="33"/>
                                    </a:lnTo>
                                    <a:lnTo>
                                      <a:pt x="8" y="42"/>
                                    </a:lnTo>
                                    <a:lnTo>
                                      <a:pt x="13" y="39"/>
                                    </a:lnTo>
                                    <a:lnTo>
                                      <a:pt x="21" y="31"/>
                                    </a:lnTo>
                                    <a:lnTo>
                                      <a:pt x="34" y="21"/>
                                    </a:lnTo>
                                    <a:lnTo>
                                      <a:pt x="46" y="10"/>
                                    </a:lnTo>
                                    <a:lnTo>
                                      <a:pt x="46" y="10"/>
                                    </a:lnTo>
                                    <a:lnTo>
                                      <a:pt x="46" y="10"/>
                                    </a:lnTo>
                                    <a:lnTo>
                                      <a:pt x="47" y="6"/>
                                    </a:lnTo>
                                    <a:lnTo>
                                      <a:pt x="46" y="2"/>
                                    </a:lnTo>
                                    <a:lnTo>
                                      <a:pt x="41" y="0"/>
                                    </a:lnTo>
                                    <a:lnTo>
                                      <a:pt x="37" y="2"/>
                                    </a:lnTo>
                                    <a:close/>
                                  </a:path>
                                </a:pathLst>
                              </a:custGeom>
                              <a:solidFill>
                                <a:srgbClr val="99CC0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43" name="Shape 43"/>
                            <wps:spPr>
                              <a:xfrm>
                                <a:off x="7223" y="3246"/>
                                <a:ext cx="210" cy="148"/>
                              </a:xfrm>
                              <a:custGeom>
                                <a:rect b="b" l="l" r="r" t="t"/>
                                <a:pathLst>
                                  <a:path extrusionOk="0" h="148" w="210">
                                    <a:moveTo>
                                      <a:pt x="200" y="4"/>
                                    </a:moveTo>
                                    <a:lnTo>
                                      <a:pt x="209" y="4"/>
                                    </a:lnTo>
                                    <a:lnTo>
                                      <a:pt x="199" y="0"/>
                                    </a:lnTo>
                                    <a:lnTo>
                                      <a:pt x="190" y="2"/>
                                    </a:lnTo>
                                    <a:lnTo>
                                      <a:pt x="177" y="7"/>
                                    </a:lnTo>
                                    <a:lnTo>
                                      <a:pt x="160" y="19"/>
                                    </a:lnTo>
                                    <a:lnTo>
                                      <a:pt x="135" y="36"/>
                                    </a:lnTo>
                                    <a:lnTo>
                                      <a:pt x="99" y="62"/>
                                    </a:lnTo>
                                    <a:lnTo>
                                      <a:pt x="56" y="97"/>
                                    </a:lnTo>
                                    <a:lnTo>
                                      <a:pt x="0" y="140"/>
                                    </a:lnTo>
                                    <a:lnTo>
                                      <a:pt x="9" y="148"/>
                                    </a:lnTo>
                                    <a:lnTo>
                                      <a:pt x="65" y="105"/>
                                    </a:lnTo>
                                    <a:lnTo>
                                      <a:pt x="108" y="71"/>
                                    </a:lnTo>
                                    <a:lnTo>
                                      <a:pt x="141" y="48"/>
                                    </a:lnTo>
                                    <a:lnTo>
                                      <a:pt x="166" y="30"/>
                                    </a:lnTo>
                                    <a:lnTo>
                                      <a:pt x="183" y="19"/>
                                    </a:lnTo>
                                    <a:lnTo>
                                      <a:pt x="193" y="13"/>
                                    </a:lnTo>
                                    <a:lnTo>
                                      <a:pt x="199" y="12"/>
                                    </a:lnTo>
                                    <a:lnTo>
                                      <a:pt x="200" y="13"/>
                                    </a:lnTo>
                                    <a:lnTo>
                                      <a:pt x="209" y="13"/>
                                    </a:lnTo>
                                    <a:lnTo>
                                      <a:pt x="200" y="13"/>
                                    </a:lnTo>
                                    <a:lnTo>
                                      <a:pt x="204" y="15"/>
                                    </a:lnTo>
                                    <a:lnTo>
                                      <a:pt x="209" y="13"/>
                                    </a:lnTo>
                                    <a:lnTo>
                                      <a:pt x="210" y="9"/>
                                    </a:lnTo>
                                    <a:lnTo>
                                      <a:pt x="209" y="4"/>
                                    </a:lnTo>
                                    <a:lnTo>
                                      <a:pt x="200" y="4"/>
                                    </a:lnTo>
                                    <a:close/>
                                  </a:path>
                                </a:pathLst>
                              </a:custGeom>
                              <a:solidFill>
                                <a:srgbClr val="99CC0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44" name="Shape 44"/>
                            <wps:spPr>
                              <a:xfrm>
                                <a:off x="7423" y="3226"/>
                                <a:ext cx="39" cy="33"/>
                              </a:xfrm>
                              <a:custGeom>
                                <a:rect b="b" l="l" r="r" t="t"/>
                                <a:pathLst>
                                  <a:path extrusionOk="0" h="33" w="39">
                                    <a:moveTo>
                                      <a:pt x="38" y="1"/>
                                    </a:moveTo>
                                    <a:lnTo>
                                      <a:pt x="29" y="1"/>
                                    </a:lnTo>
                                    <a:lnTo>
                                      <a:pt x="0" y="24"/>
                                    </a:lnTo>
                                    <a:lnTo>
                                      <a:pt x="9" y="33"/>
                                    </a:lnTo>
                                    <a:lnTo>
                                      <a:pt x="38" y="10"/>
                                    </a:lnTo>
                                    <a:lnTo>
                                      <a:pt x="29" y="10"/>
                                    </a:lnTo>
                                    <a:lnTo>
                                      <a:pt x="38" y="10"/>
                                    </a:lnTo>
                                    <a:lnTo>
                                      <a:pt x="39" y="6"/>
                                    </a:lnTo>
                                    <a:lnTo>
                                      <a:pt x="38" y="1"/>
                                    </a:lnTo>
                                    <a:lnTo>
                                      <a:pt x="33" y="0"/>
                                    </a:lnTo>
                                    <a:lnTo>
                                      <a:pt x="29" y="1"/>
                                    </a:lnTo>
                                    <a:lnTo>
                                      <a:pt x="38" y="1"/>
                                    </a:lnTo>
                                    <a:close/>
                                  </a:path>
                                </a:pathLst>
                              </a:custGeom>
                              <a:solidFill>
                                <a:srgbClr val="99CC0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45" name="Shape 45"/>
                            <wps:spPr>
                              <a:xfrm>
                                <a:off x="7452" y="3227"/>
                                <a:ext cx="26" cy="29"/>
                              </a:xfrm>
                              <a:custGeom>
                                <a:rect b="b" l="l" r="r" t="t"/>
                                <a:pathLst>
                                  <a:path extrusionOk="0" h="29" w="26">
                                    <a:moveTo>
                                      <a:pt x="24" y="28"/>
                                    </a:moveTo>
                                    <a:lnTo>
                                      <a:pt x="24" y="19"/>
                                    </a:lnTo>
                                    <a:lnTo>
                                      <a:pt x="9" y="0"/>
                                    </a:lnTo>
                                    <a:lnTo>
                                      <a:pt x="0" y="9"/>
                                    </a:lnTo>
                                    <a:lnTo>
                                      <a:pt x="16" y="28"/>
                                    </a:lnTo>
                                    <a:lnTo>
                                      <a:pt x="16" y="19"/>
                                    </a:lnTo>
                                    <a:lnTo>
                                      <a:pt x="16" y="28"/>
                                    </a:lnTo>
                                    <a:lnTo>
                                      <a:pt x="20" y="29"/>
                                    </a:lnTo>
                                    <a:lnTo>
                                      <a:pt x="24" y="28"/>
                                    </a:lnTo>
                                    <a:lnTo>
                                      <a:pt x="26" y="23"/>
                                    </a:lnTo>
                                    <a:lnTo>
                                      <a:pt x="24" y="19"/>
                                    </a:lnTo>
                                    <a:lnTo>
                                      <a:pt x="24" y="28"/>
                                    </a:lnTo>
                                    <a:close/>
                                  </a:path>
                                </a:pathLst>
                              </a:custGeom>
                              <a:solidFill>
                                <a:srgbClr val="99CC0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46" name="Shape 46"/>
                            <wps:spPr>
                              <a:xfrm>
                                <a:off x="7438" y="3246"/>
                                <a:ext cx="38" cy="33"/>
                              </a:xfrm>
                              <a:custGeom>
                                <a:rect b="b" l="l" r="r" t="t"/>
                                <a:pathLst>
                                  <a:path extrusionOk="0" h="33" w="38">
                                    <a:moveTo>
                                      <a:pt x="11" y="25"/>
                                    </a:moveTo>
                                    <a:lnTo>
                                      <a:pt x="10" y="32"/>
                                    </a:lnTo>
                                    <a:lnTo>
                                      <a:pt x="38" y="9"/>
                                    </a:lnTo>
                                    <a:lnTo>
                                      <a:pt x="30" y="0"/>
                                    </a:lnTo>
                                    <a:lnTo>
                                      <a:pt x="1" y="23"/>
                                    </a:lnTo>
                                    <a:lnTo>
                                      <a:pt x="0" y="30"/>
                                    </a:lnTo>
                                    <a:lnTo>
                                      <a:pt x="1" y="23"/>
                                    </a:lnTo>
                                    <a:lnTo>
                                      <a:pt x="0" y="27"/>
                                    </a:lnTo>
                                    <a:lnTo>
                                      <a:pt x="1" y="32"/>
                                    </a:lnTo>
                                    <a:lnTo>
                                      <a:pt x="5" y="33"/>
                                    </a:lnTo>
                                    <a:lnTo>
                                      <a:pt x="10" y="32"/>
                                    </a:lnTo>
                                    <a:lnTo>
                                      <a:pt x="11" y="25"/>
                                    </a:lnTo>
                                    <a:close/>
                                  </a:path>
                                </a:pathLst>
                              </a:custGeom>
                              <a:solidFill>
                                <a:srgbClr val="99CC0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47" name="Shape 47"/>
                            <wps:spPr>
                              <a:xfrm>
                                <a:off x="7260" y="3271"/>
                                <a:ext cx="191" cy="172"/>
                              </a:xfrm>
                              <a:custGeom>
                                <a:rect b="b" l="l" r="r" t="t"/>
                                <a:pathLst>
                                  <a:path extrusionOk="0" h="172" w="191">
                                    <a:moveTo>
                                      <a:pt x="11" y="171"/>
                                    </a:moveTo>
                                    <a:lnTo>
                                      <a:pt x="11" y="171"/>
                                    </a:lnTo>
                                    <a:lnTo>
                                      <a:pt x="64" y="125"/>
                                    </a:lnTo>
                                    <a:lnTo>
                                      <a:pt x="106" y="90"/>
                                    </a:lnTo>
                                    <a:lnTo>
                                      <a:pt x="139" y="63"/>
                                    </a:lnTo>
                                    <a:lnTo>
                                      <a:pt x="162" y="43"/>
                                    </a:lnTo>
                                    <a:lnTo>
                                      <a:pt x="176" y="30"/>
                                    </a:lnTo>
                                    <a:lnTo>
                                      <a:pt x="185" y="18"/>
                                    </a:lnTo>
                                    <a:lnTo>
                                      <a:pt x="191" y="10"/>
                                    </a:lnTo>
                                    <a:lnTo>
                                      <a:pt x="189" y="0"/>
                                    </a:lnTo>
                                    <a:lnTo>
                                      <a:pt x="178" y="5"/>
                                    </a:lnTo>
                                    <a:lnTo>
                                      <a:pt x="179" y="7"/>
                                    </a:lnTo>
                                    <a:lnTo>
                                      <a:pt x="176" y="13"/>
                                    </a:lnTo>
                                    <a:lnTo>
                                      <a:pt x="167" y="21"/>
                                    </a:lnTo>
                                    <a:lnTo>
                                      <a:pt x="153" y="34"/>
                                    </a:lnTo>
                                    <a:lnTo>
                                      <a:pt x="130" y="54"/>
                                    </a:lnTo>
                                    <a:lnTo>
                                      <a:pt x="97" y="82"/>
                                    </a:lnTo>
                                    <a:lnTo>
                                      <a:pt x="55" y="116"/>
                                    </a:lnTo>
                                    <a:lnTo>
                                      <a:pt x="2" y="162"/>
                                    </a:lnTo>
                                    <a:lnTo>
                                      <a:pt x="2" y="162"/>
                                    </a:lnTo>
                                    <a:lnTo>
                                      <a:pt x="2" y="162"/>
                                    </a:lnTo>
                                    <a:lnTo>
                                      <a:pt x="0" y="167"/>
                                    </a:lnTo>
                                    <a:lnTo>
                                      <a:pt x="2" y="171"/>
                                    </a:lnTo>
                                    <a:lnTo>
                                      <a:pt x="6" y="172"/>
                                    </a:lnTo>
                                    <a:lnTo>
                                      <a:pt x="11" y="171"/>
                                    </a:lnTo>
                                    <a:close/>
                                  </a:path>
                                </a:pathLst>
                              </a:custGeom>
                              <a:solidFill>
                                <a:srgbClr val="99CC0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48" name="Shape 48"/>
                            <wps:spPr>
                              <a:xfrm>
                                <a:off x="7222" y="3433"/>
                                <a:ext cx="49" cy="41"/>
                              </a:xfrm>
                              <a:custGeom>
                                <a:rect b="b" l="l" r="r" t="t"/>
                                <a:pathLst>
                                  <a:path extrusionOk="0" h="41" w="49">
                                    <a:moveTo>
                                      <a:pt x="10" y="39"/>
                                    </a:moveTo>
                                    <a:lnTo>
                                      <a:pt x="10" y="39"/>
                                    </a:lnTo>
                                    <a:lnTo>
                                      <a:pt x="14" y="36"/>
                                    </a:lnTo>
                                    <a:lnTo>
                                      <a:pt x="23" y="28"/>
                                    </a:lnTo>
                                    <a:lnTo>
                                      <a:pt x="37" y="19"/>
                                    </a:lnTo>
                                    <a:lnTo>
                                      <a:pt x="49" y="9"/>
                                    </a:lnTo>
                                    <a:lnTo>
                                      <a:pt x="40" y="0"/>
                                    </a:lnTo>
                                    <a:lnTo>
                                      <a:pt x="28" y="10"/>
                                    </a:lnTo>
                                    <a:lnTo>
                                      <a:pt x="17" y="19"/>
                                    </a:lnTo>
                                    <a:lnTo>
                                      <a:pt x="5" y="28"/>
                                    </a:lnTo>
                                    <a:lnTo>
                                      <a:pt x="1" y="31"/>
                                    </a:lnTo>
                                    <a:lnTo>
                                      <a:pt x="1" y="31"/>
                                    </a:lnTo>
                                    <a:lnTo>
                                      <a:pt x="1" y="31"/>
                                    </a:lnTo>
                                    <a:lnTo>
                                      <a:pt x="0" y="35"/>
                                    </a:lnTo>
                                    <a:lnTo>
                                      <a:pt x="1" y="39"/>
                                    </a:lnTo>
                                    <a:lnTo>
                                      <a:pt x="5" y="41"/>
                                    </a:lnTo>
                                    <a:lnTo>
                                      <a:pt x="10" y="39"/>
                                    </a:lnTo>
                                    <a:close/>
                                  </a:path>
                                </a:pathLst>
                              </a:custGeom>
                              <a:solidFill>
                                <a:srgbClr val="99CC0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49" name="Shape 49"/>
                            <wps:spPr>
                              <a:xfrm>
                                <a:off x="6807" y="3464"/>
                                <a:ext cx="425" cy="312"/>
                              </a:xfrm>
                              <a:custGeom>
                                <a:rect b="b" l="l" r="r" t="t"/>
                                <a:pathLst>
                                  <a:path extrusionOk="0" h="312" w="425">
                                    <a:moveTo>
                                      <a:pt x="1" y="302"/>
                                    </a:moveTo>
                                    <a:lnTo>
                                      <a:pt x="9" y="312"/>
                                    </a:lnTo>
                                    <a:lnTo>
                                      <a:pt x="53" y="282"/>
                                    </a:lnTo>
                                    <a:lnTo>
                                      <a:pt x="96" y="254"/>
                                    </a:lnTo>
                                    <a:lnTo>
                                      <a:pt x="137" y="226"/>
                                    </a:lnTo>
                                    <a:lnTo>
                                      <a:pt x="174" y="200"/>
                                    </a:lnTo>
                                    <a:lnTo>
                                      <a:pt x="209" y="175"/>
                                    </a:lnTo>
                                    <a:lnTo>
                                      <a:pt x="242" y="149"/>
                                    </a:lnTo>
                                    <a:lnTo>
                                      <a:pt x="272" y="128"/>
                                    </a:lnTo>
                                    <a:lnTo>
                                      <a:pt x="301" y="108"/>
                                    </a:lnTo>
                                    <a:lnTo>
                                      <a:pt x="327" y="87"/>
                                    </a:lnTo>
                                    <a:lnTo>
                                      <a:pt x="350" y="69"/>
                                    </a:lnTo>
                                    <a:lnTo>
                                      <a:pt x="368" y="54"/>
                                    </a:lnTo>
                                    <a:lnTo>
                                      <a:pt x="386" y="40"/>
                                    </a:lnTo>
                                    <a:lnTo>
                                      <a:pt x="400" y="28"/>
                                    </a:lnTo>
                                    <a:lnTo>
                                      <a:pt x="412" y="20"/>
                                    </a:lnTo>
                                    <a:lnTo>
                                      <a:pt x="419" y="13"/>
                                    </a:lnTo>
                                    <a:lnTo>
                                      <a:pt x="425" y="8"/>
                                    </a:lnTo>
                                    <a:lnTo>
                                      <a:pt x="416" y="0"/>
                                    </a:lnTo>
                                    <a:lnTo>
                                      <a:pt x="410" y="4"/>
                                    </a:lnTo>
                                    <a:lnTo>
                                      <a:pt x="403" y="11"/>
                                    </a:lnTo>
                                    <a:lnTo>
                                      <a:pt x="392" y="20"/>
                                    </a:lnTo>
                                    <a:lnTo>
                                      <a:pt x="377" y="31"/>
                                    </a:lnTo>
                                    <a:lnTo>
                                      <a:pt x="360" y="46"/>
                                    </a:lnTo>
                                    <a:lnTo>
                                      <a:pt x="341" y="60"/>
                                    </a:lnTo>
                                    <a:lnTo>
                                      <a:pt x="318" y="79"/>
                                    </a:lnTo>
                                    <a:lnTo>
                                      <a:pt x="295" y="96"/>
                                    </a:lnTo>
                                    <a:lnTo>
                                      <a:pt x="266" y="116"/>
                                    </a:lnTo>
                                    <a:lnTo>
                                      <a:pt x="236" y="141"/>
                                    </a:lnTo>
                                    <a:lnTo>
                                      <a:pt x="203" y="164"/>
                                    </a:lnTo>
                                    <a:lnTo>
                                      <a:pt x="168" y="188"/>
                                    </a:lnTo>
                                    <a:lnTo>
                                      <a:pt x="131" y="214"/>
                                    </a:lnTo>
                                    <a:lnTo>
                                      <a:pt x="91" y="243"/>
                                    </a:lnTo>
                                    <a:lnTo>
                                      <a:pt x="47" y="270"/>
                                    </a:lnTo>
                                    <a:lnTo>
                                      <a:pt x="3" y="300"/>
                                    </a:lnTo>
                                    <a:lnTo>
                                      <a:pt x="10" y="311"/>
                                    </a:lnTo>
                                    <a:lnTo>
                                      <a:pt x="3" y="300"/>
                                    </a:lnTo>
                                    <a:lnTo>
                                      <a:pt x="0" y="303"/>
                                    </a:lnTo>
                                    <a:lnTo>
                                      <a:pt x="0" y="308"/>
                                    </a:lnTo>
                                    <a:lnTo>
                                      <a:pt x="4" y="312"/>
                                    </a:lnTo>
                                    <a:lnTo>
                                      <a:pt x="9" y="312"/>
                                    </a:lnTo>
                                    <a:lnTo>
                                      <a:pt x="1" y="302"/>
                                    </a:lnTo>
                                    <a:close/>
                                  </a:path>
                                </a:pathLst>
                              </a:custGeom>
                              <a:solidFill>
                                <a:srgbClr val="99CC0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50" name="Shape 50"/>
                            <wps:spPr>
                              <a:xfrm>
                                <a:off x="7190" y="3390"/>
                                <a:ext cx="76" cy="78"/>
                              </a:xfrm>
                              <a:custGeom>
                                <a:rect b="b" l="l" r="r" t="t"/>
                                <a:pathLst>
                                  <a:path extrusionOk="0" h="78" w="76">
                                    <a:moveTo>
                                      <a:pt x="37" y="78"/>
                                    </a:moveTo>
                                    <a:lnTo>
                                      <a:pt x="42" y="75"/>
                                    </a:lnTo>
                                    <a:lnTo>
                                      <a:pt x="52" y="66"/>
                                    </a:lnTo>
                                    <a:lnTo>
                                      <a:pt x="65" y="58"/>
                                    </a:lnTo>
                                    <a:lnTo>
                                      <a:pt x="76" y="48"/>
                                    </a:lnTo>
                                    <a:lnTo>
                                      <a:pt x="37" y="0"/>
                                    </a:lnTo>
                                    <a:lnTo>
                                      <a:pt x="26" y="10"/>
                                    </a:lnTo>
                                    <a:lnTo>
                                      <a:pt x="13" y="20"/>
                                    </a:lnTo>
                                    <a:lnTo>
                                      <a:pt x="4" y="29"/>
                                    </a:lnTo>
                                    <a:lnTo>
                                      <a:pt x="0" y="32"/>
                                    </a:lnTo>
                                    <a:lnTo>
                                      <a:pt x="37" y="78"/>
                                    </a:lnTo>
                                    <a:close/>
                                  </a:path>
                                </a:pathLst>
                              </a:custGeom>
                              <a:solidFill>
                                <a:srgbClr val="99CC0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51" name="Shape 51"/>
                            <wps:spPr>
                              <a:xfrm>
                                <a:off x="7223" y="3432"/>
                                <a:ext cx="49" cy="40"/>
                              </a:xfrm>
                              <a:custGeom>
                                <a:rect b="b" l="l" r="r" t="t"/>
                                <a:pathLst>
                                  <a:path extrusionOk="0" h="40" w="49">
                                    <a:moveTo>
                                      <a:pt x="39" y="10"/>
                                    </a:moveTo>
                                    <a:lnTo>
                                      <a:pt x="39" y="1"/>
                                    </a:lnTo>
                                    <a:lnTo>
                                      <a:pt x="27" y="11"/>
                                    </a:lnTo>
                                    <a:lnTo>
                                      <a:pt x="16" y="20"/>
                                    </a:lnTo>
                                    <a:lnTo>
                                      <a:pt x="4" y="29"/>
                                    </a:lnTo>
                                    <a:lnTo>
                                      <a:pt x="0" y="32"/>
                                    </a:lnTo>
                                    <a:lnTo>
                                      <a:pt x="9" y="40"/>
                                    </a:lnTo>
                                    <a:lnTo>
                                      <a:pt x="13" y="37"/>
                                    </a:lnTo>
                                    <a:lnTo>
                                      <a:pt x="22" y="29"/>
                                    </a:lnTo>
                                    <a:lnTo>
                                      <a:pt x="36" y="20"/>
                                    </a:lnTo>
                                    <a:lnTo>
                                      <a:pt x="48" y="10"/>
                                    </a:lnTo>
                                    <a:lnTo>
                                      <a:pt x="48" y="1"/>
                                    </a:lnTo>
                                    <a:lnTo>
                                      <a:pt x="48" y="10"/>
                                    </a:lnTo>
                                    <a:lnTo>
                                      <a:pt x="49" y="6"/>
                                    </a:lnTo>
                                    <a:lnTo>
                                      <a:pt x="48" y="1"/>
                                    </a:lnTo>
                                    <a:lnTo>
                                      <a:pt x="43" y="0"/>
                                    </a:lnTo>
                                    <a:lnTo>
                                      <a:pt x="39" y="1"/>
                                    </a:lnTo>
                                    <a:lnTo>
                                      <a:pt x="39" y="10"/>
                                    </a:lnTo>
                                    <a:close/>
                                  </a:path>
                                </a:pathLst>
                              </a:custGeom>
                              <a:solidFill>
                                <a:srgbClr val="99CC0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52" name="Shape 52"/>
                            <wps:spPr>
                              <a:xfrm>
                                <a:off x="7222" y="3384"/>
                                <a:ext cx="49" cy="58"/>
                              </a:xfrm>
                              <a:custGeom>
                                <a:rect b="b" l="l" r="r" t="t"/>
                                <a:pathLst>
                                  <a:path extrusionOk="0" h="58" w="49">
                                    <a:moveTo>
                                      <a:pt x="10" y="10"/>
                                    </a:moveTo>
                                    <a:lnTo>
                                      <a:pt x="1" y="10"/>
                                    </a:lnTo>
                                    <a:lnTo>
                                      <a:pt x="40" y="58"/>
                                    </a:lnTo>
                                    <a:lnTo>
                                      <a:pt x="49" y="49"/>
                                    </a:lnTo>
                                    <a:lnTo>
                                      <a:pt x="10" y="2"/>
                                    </a:lnTo>
                                    <a:lnTo>
                                      <a:pt x="1" y="2"/>
                                    </a:lnTo>
                                    <a:lnTo>
                                      <a:pt x="10" y="2"/>
                                    </a:lnTo>
                                    <a:lnTo>
                                      <a:pt x="5" y="0"/>
                                    </a:lnTo>
                                    <a:lnTo>
                                      <a:pt x="1" y="2"/>
                                    </a:lnTo>
                                    <a:lnTo>
                                      <a:pt x="0" y="6"/>
                                    </a:lnTo>
                                    <a:lnTo>
                                      <a:pt x="1" y="10"/>
                                    </a:lnTo>
                                    <a:lnTo>
                                      <a:pt x="10" y="10"/>
                                    </a:lnTo>
                                    <a:close/>
                                  </a:path>
                                </a:pathLst>
                              </a:custGeom>
                              <a:solidFill>
                                <a:srgbClr val="99CC0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53" name="Shape 53"/>
                            <wps:spPr>
                              <a:xfrm>
                                <a:off x="7184" y="3386"/>
                                <a:ext cx="48" cy="42"/>
                              </a:xfrm>
                              <a:custGeom>
                                <a:rect b="b" l="l" r="r" t="t"/>
                                <a:pathLst>
                                  <a:path extrusionOk="0" h="42" w="48">
                                    <a:moveTo>
                                      <a:pt x="10" y="31"/>
                                    </a:moveTo>
                                    <a:lnTo>
                                      <a:pt x="10" y="40"/>
                                    </a:lnTo>
                                    <a:lnTo>
                                      <a:pt x="15" y="37"/>
                                    </a:lnTo>
                                    <a:lnTo>
                                      <a:pt x="23" y="29"/>
                                    </a:lnTo>
                                    <a:lnTo>
                                      <a:pt x="36" y="19"/>
                                    </a:lnTo>
                                    <a:lnTo>
                                      <a:pt x="48" y="8"/>
                                    </a:lnTo>
                                    <a:lnTo>
                                      <a:pt x="39" y="0"/>
                                    </a:lnTo>
                                    <a:lnTo>
                                      <a:pt x="27" y="10"/>
                                    </a:lnTo>
                                    <a:lnTo>
                                      <a:pt x="15" y="20"/>
                                    </a:lnTo>
                                    <a:lnTo>
                                      <a:pt x="6" y="29"/>
                                    </a:lnTo>
                                    <a:lnTo>
                                      <a:pt x="2" y="31"/>
                                    </a:lnTo>
                                    <a:lnTo>
                                      <a:pt x="2" y="40"/>
                                    </a:lnTo>
                                    <a:lnTo>
                                      <a:pt x="2" y="31"/>
                                    </a:lnTo>
                                    <a:lnTo>
                                      <a:pt x="0" y="36"/>
                                    </a:lnTo>
                                    <a:lnTo>
                                      <a:pt x="2" y="40"/>
                                    </a:lnTo>
                                    <a:lnTo>
                                      <a:pt x="6" y="42"/>
                                    </a:lnTo>
                                    <a:lnTo>
                                      <a:pt x="10" y="40"/>
                                    </a:lnTo>
                                    <a:lnTo>
                                      <a:pt x="10" y="31"/>
                                    </a:lnTo>
                                    <a:close/>
                                  </a:path>
                                </a:pathLst>
                              </a:custGeom>
                              <a:solidFill>
                                <a:srgbClr val="99CC0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54" name="Shape 54"/>
                            <wps:spPr>
                              <a:xfrm>
                                <a:off x="7186" y="3417"/>
                                <a:ext cx="47" cy="57"/>
                              </a:xfrm>
                              <a:custGeom>
                                <a:rect b="b" l="l" r="r" t="t"/>
                                <a:pathLst>
                                  <a:path extrusionOk="0" h="57" w="47">
                                    <a:moveTo>
                                      <a:pt x="37" y="47"/>
                                    </a:moveTo>
                                    <a:lnTo>
                                      <a:pt x="46" y="47"/>
                                    </a:lnTo>
                                    <a:lnTo>
                                      <a:pt x="8" y="0"/>
                                    </a:lnTo>
                                    <a:lnTo>
                                      <a:pt x="0" y="9"/>
                                    </a:lnTo>
                                    <a:lnTo>
                                      <a:pt x="37" y="55"/>
                                    </a:lnTo>
                                    <a:lnTo>
                                      <a:pt x="46" y="55"/>
                                    </a:lnTo>
                                    <a:lnTo>
                                      <a:pt x="37" y="55"/>
                                    </a:lnTo>
                                    <a:lnTo>
                                      <a:pt x="41" y="57"/>
                                    </a:lnTo>
                                    <a:lnTo>
                                      <a:pt x="46" y="55"/>
                                    </a:lnTo>
                                    <a:lnTo>
                                      <a:pt x="47" y="51"/>
                                    </a:lnTo>
                                    <a:lnTo>
                                      <a:pt x="46" y="47"/>
                                    </a:lnTo>
                                    <a:lnTo>
                                      <a:pt x="37" y="47"/>
                                    </a:lnTo>
                                    <a:close/>
                                  </a:path>
                                </a:pathLst>
                              </a:custGeom>
                              <a:solidFill>
                                <a:srgbClr val="99CC0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55" name="Shape 55"/>
                            <wps:spPr>
                              <a:xfrm>
                                <a:off x="7438" y="3268"/>
                                <a:ext cx="10" cy="10"/>
                              </a:xfrm>
                              <a:custGeom>
                                <a:rect b="b" l="l" r="r" t="t"/>
                                <a:pathLst>
                                  <a:path extrusionOk="0" h="10" w="10">
                                    <a:moveTo>
                                      <a:pt x="10" y="1"/>
                                    </a:moveTo>
                                    <a:lnTo>
                                      <a:pt x="5" y="0"/>
                                    </a:lnTo>
                                    <a:lnTo>
                                      <a:pt x="1" y="1"/>
                                    </a:lnTo>
                                    <a:lnTo>
                                      <a:pt x="0" y="5"/>
                                    </a:lnTo>
                                    <a:lnTo>
                                      <a:pt x="1" y="10"/>
                                    </a:lnTo>
                                    <a:lnTo>
                                      <a:pt x="10" y="1"/>
                                    </a:lnTo>
                                    <a:close/>
                                  </a:path>
                                </a:pathLst>
                              </a:custGeom>
                              <a:solidFill>
                                <a:srgbClr val="99CC0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56" name="Shape 56"/>
                            <wps:spPr>
                              <a:xfrm>
                                <a:off x="7322" y="3269"/>
                                <a:ext cx="136" cy="153"/>
                              </a:xfrm>
                              <a:custGeom>
                                <a:rect b="b" l="l" r="r" t="t"/>
                                <a:pathLst>
                                  <a:path extrusionOk="0" h="153" w="136">
                                    <a:moveTo>
                                      <a:pt x="9" y="153"/>
                                    </a:moveTo>
                                    <a:lnTo>
                                      <a:pt x="59" y="112"/>
                                    </a:lnTo>
                                    <a:lnTo>
                                      <a:pt x="94" y="81"/>
                                    </a:lnTo>
                                    <a:lnTo>
                                      <a:pt x="117" y="58"/>
                                    </a:lnTo>
                                    <a:lnTo>
                                      <a:pt x="131" y="39"/>
                                    </a:lnTo>
                                    <a:lnTo>
                                      <a:pt x="136" y="26"/>
                                    </a:lnTo>
                                    <a:lnTo>
                                      <a:pt x="136" y="15"/>
                                    </a:lnTo>
                                    <a:lnTo>
                                      <a:pt x="130" y="7"/>
                                    </a:lnTo>
                                    <a:lnTo>
                                      <a:pt x="126" y="0"/>
                                    </a:lnTo>
                                    <a:lnTo>
                                      <a:pt x="117" y="9"/>
                                    </a:lnTo>
                                    <a:lnTo>
                                      <a:pt x="121" y="13"/>
                                    </a:lnTo>
                                    <a:lnTo>
                                      <a:pt x="124" y="17"/>
                                    </a:lnTo>
                                    <a:lnTo>
                                      <a:pt x="124" y="23"/>
                                    </a:lnTo>
                                    <a:lnTo>
                                      <a:pt x="120" y="33"/>
                                    </a:lnTo>
                                    <a:lnTo>
                                      <a:pt x="108" y="49"/>
                                    </a:lnTo>
                                    <a:lnTo>
                                      <a:pt x="85" y="72"/>
                                    </a:lnTo>
                                    <a:lnTo>
                                      <a:pt x="51" y="104"/>
                                    </a:lnTo>
                                    <a:lnTo>
                                      <a:pt x="0" y="144"/>
                                    </a:lnTo>
                                    <a:lnTo>
                                      <a:pt x="9" y="153"/>
                                    </a:lnTo>
                                    <a:close/>
                                  </a:path>
                                </a:pathLst>
                              </a:custGeom>
                              <a:solidFill>
                                <a:srgbClr val="99CC0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57" name="Shape 57"/>
                            <wps:spPr>
                              <a:xfrm>
                                <a:off x="7321" y="3413"/>
                                <a:ext cx="10" cy="10"/>
                              </a:xfrm>
                              <a:custGeom>
                                <a:rect b="b" l="l" r="r" t="t"/>
                                <a:pathLst>
                                  <a:path extrusionOk="0" h="10" w="10">
                                    <a:moveTo>
                                      <a:pt x="1" y="0"/>
                                    </a:moveTo>
                                    <a:lnTo>
                                      <a:pt x="0" y="4"/>
                                    </a:lnTo>
                                    <a:lnTo>
                                      <a:pt x="1" y="9"/>
                                    </a:lnTo>
                                    <a:lnTo>
                                      <a:pt x="6" y="10"/>
                                    </a:lnTo>
                                    <a:lnTo>
                                      <a:pt x="10" y="9"/>
                                    </a:lnTo>
                                    <a:lnTo>
                                      <a:pt x="1" y="0"/>
                                    </a:lnTo>
                                    <a:close/>
                                  </a:path>
                                </a:pathLst>
                              </a:custGeom>
                              <a:solidFill>
                                <a:srgbClr val="99CC0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g:grpSp>
                        <wpg:grpSp>
                          <wpg:cNvGrpSpPr/>
                          <wpg:grpSpPr>
                            <a:xfrm>
                              <a:off x="5785" y="9207"/>
                              <a:ext cx="995" cy="573"/>
                              <a:chOff x="6284" y="7582"/>
                              <a:chExt cx="1275" cy="629"/>
                            </a:xfrm>
                          </wpg:grpSpPr>
                          <wpg:grpSp>
                            <wpg:cNvGrpSpPr/>
                            <wpg:grpSpPr>
                              <a:xfrm rot="355689">
                                <a:off x="6360" y="7711"/>
                                <a:ext cx="1179" cy="440"/>
                                <a:chOff x="5139" y="2741"/>
                                <a:chExt cx="977" cy="353"/>
                              </a:xfrm>
                            </wpg:grpSpPr>
                            <wps:wsp>
                              <wps:cNvCnPr/>
                              <wps:spPr>
                                <a:xfrm flipH="1" rot="10800000">
                                  <a:off x="5179" y="2741"/>
                                  <a:ext cx="357" cy="33"/>
                                </a:xfrm>
                                <a:prstGeom prst="straightConnector1">
                                  <a:avLst/>
                                </a:prstGeom>
                                <a:noFill/>
                                <a:ln cap="flat" cmpd="sng" w="9525">
                                  <a:solidFill>
                                    <a:srgbClr val="7F7F7F"/>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5139" y="2861"/>
                                  <a:ext cx="357" cy="33"/>
                                </a:xfrm>
                                <a:prstGeom prst="straightConnector1">
                                  <a:avLst/>
                                </a:prstGeom>
                                <a:noFill/>
                                <a:ln cap="flat" cmpd="sng" w="9525">
                                  <a:solidFill>
                                    <a:srgbClr val="7F7F7F"/>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5239" y="2941"/>
                                  <a:ext cx="357" cy="33"/>
                                </a:xfrm>
                                <a:prstGeom prst="straightConnector1">
                                  <a:avLst/>
                                </a:prstGeom>
                                <a:noFill/>
                                <a:ln cap="flat" cmpd="sng" w="9525">
                                  <a:solidFill>
                                    <a:srgbClr val="7F7F7F"/>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5339" y="3081"/>
                                  <a:ext cx="217" cy="13"/>
                                </a:xfrm>
                                <a:prstGeom prst="straightConnector1">
                                  <a:avLst/>
                                </a:prstGeom>
                                <a:noFill/>
                                <a:ln cap="flat" cmpd="sng" w="9525">
                                  <a:solidFill>
                                    <a:srgbClr val="7F7F7F"/>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5739" y="2741"/>
                                  <a:ext cx="357" cy="33"/>
                                </a:xfrm>
                                <a:prstGeom prst="straightConnector1">
                                  <a:avLst/>
                                </a:prstGeom>
                                <a:noFill/>
                                <a:ln cap="flat" cmpd="sng" w="9525">
                                  <a:solidFill>
                                    <a:srgbClr val="7F7F7F"/>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5759" y="2821"/>
                                  <a:ext cx="357" cy="33"/>
                                </a:xfrm>
                                <a:prstGeom prst="straightConnector1">
                                  <a:avLst/>
                                </a:prstGeom>
                                <a:noFill/>
                                <a:ln cap="flat" cmpd="sng" w="9525">
                                  <a:solidFill>
                                    <a:srgbClr val="7F7F7F"/>
                                  </a:solidFill>
                                  <a:prstDash val="solid"/>
                                  <a:round/>
                                  <a:headEnd len="med" w="med" type="none"/>
                                  <a:tailEnd len="med" w="med" type="none"/>
                                </a:ln>
                              </wps:spPr>
                              <wps:bodyPr anchorCtr="0" anchor="ctr" bIns="91425" lIns="91425" spcFirstLastPara="1" rIns="91425" wrap="square" tIns="91425">
                                <a:noAutofit/>
                              </wps:bodyPr>
                            </wps:wsp>
                          </wpg:grpSp>
                          <wps:wsp>
                            <wps:cNvSpPr/>
                            <wps:cNvPr id="66" name="Shape 66"/>
                            <wps:spPr>
                              <a:xfrm>
                                <a:off x="6284" y="7582"/>
                                <a:ext cx="189" cy="495"/>
                              </a:xfrm>
                              <a:custGeom>
                                <a:rect b="b" l="l" r="r" t="t"/>
                                <a:pathLst>
                                  <a:path extrusionOk="0" h="397" w="156">
                                    <a:moveTo>
                                      <a:pt x="156" y="38"/>
                                    </a:moveTo>
                                    <a:lnTo>
                                      <a:pt x="140" y="36"/>
                                    </a:lnTo>
                                    <a:lnTo>
                                      <a:pt x="124" y="34"/>
                                    </a:lnTo>
                                    <a:lnTo>
                                      <a:pt x="107" y="31"/>
                                    </a:lnTo>
                                    <a:lnTo>
                                      <a:pt x="91" y="26"/>
                                    </a:lnTo>
                                    <a:lnTo>
                                      <a:pt x="75" y="22"/>
                                    </a:lnTo>
                                    <a:lnTo>
                                      <a:pt x="59" y="16"/>
                                    </a:lnTo>
                                    <a:lnTo>
                                      <a:pt x="45" y="9"/>
                                    </a:lnTo>
                                    <a:lnTo>
                                      <a:pt x="29" y="0"/>
                                    </a:lnTo>
                                    <a:lnTo>
                                      <a:pt x="22" y="45"/>
                                    </a:lnTo>
                                    <a:lnTo>
                                      <a:pt x="12" y="99"/>
                                    </a:lnTo>
                                    <a:lnTo>
                                      <a:pt x="3" y="159"/>
                                    </a:lnTo>
                                    <a:lnTo>
                                      <a:pt x="0" y="223"/>
                                    </a:lnTo>
                                    <a:lnTo>
                                      <a:pt x="9" y="283"/>
                                    </a:lnTo>
                                    <a:lnTo>
                                      <a:pt x="30" y="336"/>
                                    </a:lnTo>
                                    <a:lnTo>
                                      <a:pt x="71" y="375"/>
                                    </a:lnTo>
                                    <a:lnTo>
                                      <a:pt x="136" y="397"/>
                                    </a:lnTo>
                                    <a:lnTo>
                                      <a:pt x="156" y="38"/>
                                    </a:lnTo>
                                    <a:close/>
                                  </a:path>
                                </a:pathLst>
                              </a:custGeom>
                              <a:solidFill>
                                <a:srgbClr val="E5E5E5"/>
                              </a:solidFill>
                              <a:ln>
                                <a:noFill/>
                              </a:ln>
                            </wps:spPr>
                            <wps:bodyPr anchorCtr="0" anchor="ctr" bIns="91425" lIns="91425" spcFirstLastPara="1" rIns="91425" wrap="square" tIns="91425">
                              <a:noAutofit/>
                            </wps:bodyPr>
                          </wps:wsp>
                          <wps:wsp>
                            <wps:cNvCnPr/>
                            <wps:spPr>
                              <a:xfrm>
                                <a:off x="6319" y="7665"/>
                                <a:ext cx="524" cy="37"/>
                              </a:xfrm>
                              <a:prstGeom prst="straightConnector1">
                                <a:avLst/>
                              </a:prstGeom>
                              <a:noFill/>
                              <a:ln cap="rnd" cmpd="sng" w="9525">
                                <a:solidFill>
                                  <a:srgbClr val="000000"/>
                                </a:solidFill>
                                <a:prstDash val="dot"/>
                                <a:round/>
                                <a:headEnd len="med" w="med" type="none"/>
                                <a:tailEnd len="med" w="med" type="none"/>
                              </a:ln>
                            </wps:spPr>
                            <wps:bodyPr anchorCtr="0" anchor="ctr" bIns="91425" lIns="91425" spcFirstLastPara="1" rIns="91425" wrap="square" tIns="91425">
                              <a:noAutofit/>
                            </wps:bodyPr>
                          </wps:wsp>
                          <wps:wsp>
                            <wps:cNvCnPr/>
                            <wps:spPr>
                              <a:xfrm>
                                <a:off x="6319" y="7740"/>
                                <a:ext cx="524" cy="37"/>
                              </a:xfrm>
                              <a:prstGeom prst="straightConnector1">
                                <a:avLst/>
                              </a:prstGeom>
                              <a:noFill/>
                              <a:ln cap="rnd" cmpd="sng" w="9525">
                                <a:solidFill>
                                  <a:srgbClr val="000000"/>
                                </a:solidFill>
                                <a:prstDash val="dot"/>
                                <a:round/>
                                <a:headEnd len="med" w="med" type="none"/>
                                <a:tailEnd len="med" w="med" type="none"/>
                              </a:ln>
                            </wps:spPr>
                            <wps:bodyPr anchorCtr="0" anchor="ctr" bIns="91425" lIns="91425" spcFirstLastPara="1" rIns="91425" wrap="square" tIns="91425">
                              <a:noAutofit/>
                            </wps:bodyPr>
                          </wps:wsp>
                          <wps:wsp>
                            <wps:cNvCnPr/>
                            <wps:spPr>
                              <a:xfrm>
                                <a:off x="6319" y="7795"/>
                                <a:ext cx="524" cy="37"/>
                              </a:xfrm>
                              <a:prstGeom prst="straightConnector1">
                                <a:avLst/>
                              </a:prstGeom>
                              <a:noFill/>
                              <a:ln cap="rnd" cmpd="sng" w="9525">
                                <a:solidFill>
                                  <a:srgbClr val="000000"/>
                                </a:solidFill>
                                <a:prstDash val="dot"/>
                                <a:round/>
                                <a:headEnd len="med" w="med" type="none"/>
                                <a:tailEnd len="med" w="med" type="none"/>
                              </a:ln>
                            </wps:spPr>
                            <wps:bodyPr anchorCtr="0" anchor="ctr" bIns="91425" lIns="91425" spcFirstLastPara="1" rIns="91425" wrap="square" tIns="91425">
                              <a:noAutofit/>
                            </wps:bodyPr>
                          </wps:wsp>
                          <wps:wsp>
                            <wps:cNvCnPr/>
                            <wps:spPr>
                              <a:xfrm>
                                <a:off x="6319" y="7871"/>
                                <a:ext cx="524" cy="36"/>
                              </a:xfrm>
                              <a:prstGeom prst="straightConnector1">
                                <a:avLst/>
                              </a:prstGeom>
                              <a:noFill/>
                              <a:ln cap="rnd" cmpd="sng" w="9525">
                                <a:solidFill>
                                  <a:srgbClr val="000000"/>
                                </a:solidFill>
                                <a:prstDash val="dot"/>
                                <a:round/>
                                <a:headEnd len="med" w="med" type="none"/>
                                <a:tailEnd len="med" w="med" type="none"/>
                              </a:ln>
                            </wps:spPr>
                            <wps:bodyPr anchorCtr="0" anchor="ctr" bIns="91425" lIns="91425" spcFirstLastPara="1" rIns="91425" wrap="square" tIns="91425">
                              <a:noAutofit/>
                            </wps:bodyPr>
                          </wps:wsp>
                          <wps:wsp>
                            <wps:cNvCnPr/>
                            <wps:spPr>
                              <a:xfrm>
                                <a:off x="6337" y="7964"/>
                                <a:ext cx="253" cy="37"/>
                              </a:xfrm>
                              <a:prstGeom prst="straightConnector1">
                                <a:avLst/>
                              </a:prstGeom>
                              <a:noFill/>
                              <a:ln cap="rnd" cmpd="sng" w="9525">
                                <a:solidFill>
                                  <a:srgbClr val="000000"/>
                                </a:solidFill>
                                <a:prstDash val="dot"/>
                                <a:round/>
                                <a:headEnd len="med" w="med" type="none"/>
                                <a:tailEnd len="med" w="med" type="none"/>
                              </a:ln>
                            </wps:spPr>
                            <wps:bodyPr anchorCtr="0" anchor="ctr" bIns="91425" lIns="91425" spcFirstLastPara="1" rIns="91425" wrap="square" tIns="91425">
                              <a:noAutofit/>
                            </wps:bodyPr>
                          </wps:wsp>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1752600</wp:posOffset>
                </wp:positionH>
                <wp:positionV relativeFrom="paragraph">
                  <wp:posOffset>558800</wp:posOffset>
                </wp:positionV>
                <wp:extent cx="2489200" cy="1401445"/>
                <wp:effectExtent b="0" l="0" r="0" t="0"/>
                <wp:wrapNone/>
                <wp:docPr id="2" name="image19.png"/>
                <a:graphic>
                  <a:graphicData uri="http://schemas.openxmlformats.org/drawingml/2006/picture">
                    <pic:pic>
                      <pic:nvPicPr>
                        <pic:cNvPr id="0" name="image19.png"/>
                        <pic:cNvPicPr preferRelativeResize="0"/>
                      </pic:nvPicPr>
                      <pic:blipFill>
                        <a:blip r:embed="rId18"/>
                        <a:srcRect/>
                        <a:stretch>
                          <a:fillRect/>
                        </a:stretch>
                      </pic:blipFill>
                      <pic:spPr>
                        <a:xfrm>
                          <a:off x="0" y="0"/>
                          <a:ext cx="2489200" cy="1401445"/>
                        </a:xfrm>
                        <a:prstGeom prst="rect"/>
                        <a:ln/>
                      </pic:spPr>
                    </pic:pic>
                  </a:graphicData>
                </a:graphic>
              </wp:anchor>
            </w:drawing>
          </mc:Fallback>
        </mc:AlternateContent>
      </w:r>
    </w:p>
    <w:p w:rsidR="00000000" w:rsidDel="00000000" w:rsidP="00000000" w:rsidRDefault="00000000" w:rsidRPr="00000000" w14:paraId="0000000B">
      <w:pPr>
        <w:spacing w:after="200" w:line="360" w:lineRule="auto"/>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0C">
      <w:pPr>
        <w:spacing w:line="36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0D">
      <w:pPr>
        <w:spacing w:line="36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0E">
      <w:pPr>
        <w:spacing w:line="36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0F">
      <w:pPr>
        <w:spacing w:after="10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10">
      <w:pPr>
        <w:tabs>
          <w:tab w:val="left" w:leader="none" w:pos="3686"/>
          <w:tab w:val="left" w:leader="none" w:pos="4590"/>
        </w:tabs>
        <w:spacing w:after="120" w:before="120"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color w:val="000000"/>
          <w:sz w:val="28"/>
          <w:szCs w:val="28"/>
          <w:rtl w:val="0"/>
        </w:rPr>
        <w:t xml:space="preserve">Mentor:  Msc. Huy </w:t>
      </w:r>
      <w:r w:rsidDel="00000000" w:rsidR="00000000" w:rsidRPr="00000000">
        <w:rPr>
          <w:rFonts w:ascii="Times New Roman" w:cs="Times New Roman" w:eastAsia="Times New Roman" w:hAnsi="Times New Roman"/>
          <w:b w:val="1"/>
          <w:sz w:val="28"/>
          <w:szCs w:val="28"/>
          <w:rtl w:val="0"/>
        </w:rPr>
        <w:t xml:space="preserve">Nguyen Dang Quang</w:t>
      </w:r>
    </w:p>
    <w:p w:rsidR="00000000" w:rsidDel="00000000" w:rsidP="00000000" w:rsidRDefault="00000000" w:rsidRPr="00000000" w14:paraId="00000011">
      <w:pPr>
        <w:tabs>
          <w:tab w:val="left" w:leader="none" w:pos="3686"/>
        </w:tabs>
        <w:spacing w:after="120" w:before="120" w:line="360" w:lineRule="auto"/>
        <w:jc w:val="cente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i w:val="1"/>
          <w:color w:val="000000"/>
          <w:sz w:val="24"/>
          <w:szCs w:val="24"/>
          <w:rtl w:val="0"/>
        </w:rPr>
        <w:t xml:space="preserve">Team Member</w:t>
      </w:r>
      <w:r w:rsidDel="00000000" w:rsidR="00000000" w:rsidRPr="00000000">
        <w:rPr>
          <w:rFonts w:ascii="Times New Roman" w:cs="Times New Roman" w:eastAsia="Times New Roman" w:hAnsi="Times New Roman"/>
          <w:b w:val="1"/>
          <w:color w:val="000000"/>
          <w:sz w:val="28"/>
          <w:szCs w:val="28"/>
          <w:rtl w:val="0"/>
        </w:rPr>
        <w:t xml:space="preserve">:</w:t>
      </w:r>
    </w:p>
    <w:p w:rsidR="00000000" w:rsidDel="00000000" w:rsidP="00000000" w:rsidRDefault="00000000" w:rsidRPr="00000000" w14:paraId="00000012">
      <w:pPr>
        <w:tabs>
          <w:tab w:val="left" w:leader="none" w:pos="3686"/>
        </w:tabs>
        <w:spacing w:after="120" w:before="120" w:line="360" w:lineRule="auto"/>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sz w:val="26"/>
          <w:szCs w:val="26"/>
          <w:rtl w:val="0"/>
        </w:rPr>
        <w:t xml:space="preserve">Nguyet, Le Thi Thanh</w:t>
      </w:r>
      <w:r w:rsidDel="00000000" w:rsidR="00000000" w:rsidRPr="00000000">
        <w:rPr>
          <w:rtl w:val="0"/>
        </w:rPr>
      </w:r>
    </w:p>
    <w:p w:rsidR="00000000" w:rsidDel="00000000" w:rsidP="00000000" w:rsidRDefault="00000000" w:rsidRPr="00000000" w14:paraId="00000013">
      <w:pPr>
        <w:tabs>
          <w:tab w:val="left" w:leader="none" w:pos="3686"/>
        </w:tabs>
        <w:spacing w:after="120" w:before="120" w:line="360" w:lineRule="auto"/>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T</w:t>
      </w:r>
      <w:r w:rsidDel="00000000" w:rsidR="00000000" w:rsidRPr="00000000">
        <w:rPr>
          <w:rFonts w:ascii="Times New Roman" w:cs="Times New Roman" w:eastAsia="Times New Roman" w:hAnsi="Times New Roman"/>
          <w:b w:val="1"/>
          <w:sz w:val="26"/>
          <w:szCs w:val="26"/>
          <w:rtl w:val="0"/>
        </w:rPr>
        <w:t xml:space="preserve">hanh, Dang Thi Phuong</w:t>
      </w:r>
      <w:r w:rsidDel="00000000" w:rsidR="00000000" w:rsidRPr="00000000">
        <w:rPr>
          <w:rtl w:val="0"/>
        </w:rPr>
      </w:r>
    </w:p>
    <w:p w:rsidR="00000000" w:rsidDel="00000000" w:rsidP="00000000" w:rsidRDefault="00000000" w:rsidRPr="00000000" w14:paraId="00000014">
      <w:pPr>
        <w:tabs>
          <w:tab w:val="left" w:leader="none" w:pos="3686"/>
        </w:tabs>
        <w:spacing w:after="120" w:before="120" w:line="360" w:lineRule="auto"/>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sz w:val="26"/>
          <w:szCs w:val="26"/>
          <w:rtl w:val="0"/>
        </w:rPr>
        <w:t xml:space="preserve">Phuc, Le Van </w:t>
      </w:r>
      <w:r w:rsidDel="00000000" w:rsidR="00000000" w:rsidRPr="00000000">
        <w:rPr>
          <w:rFonts w:ascii="Times New Roman" w:cs="Times New Roman" w:eastAsia="Times New Roman" w:hAnsi="Times New Roman"/>
          <w:b w:val="1"/>
          <w:color w:val="000000"/>
          <w:sz w:val="26"/>
          <w:szCs w:val="26"/>
          <w:rtl w:val="0"/>
        </w:rPr>
        <w:t xml:space="preserve"> </w:t>
      </w:r>
    </w:p>
    <w:p w:rsidR="00000000" w:rsidDel="00000000" w:rsidP="00000000" w:rsidRDefault="00000000" w:rsidRPr="00000000" w14:paraId="00000015">
      <w:pPr>
        <w:tabs>
          <w:tab w:val="left" w:leader="none" w:pos="3686"/>
        </w:tabs>
        <w:spacing w:after="120" w:before="120" w:line="360" w:lineRule="auto"/>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sz w:val="26"/>
          <w:szCs w:val="26"/>
          <w:rtl w:val="0"/>
        </w:rPr>
        <w:t xml:space="preserve">Loc, Nguyen Van</w:t>
      </w:r>
      <w:r w:rsidDel="00000000" w:rsidR="00000000" w:rsidRPr="00000000">
        <w:rPr>
          <w:rtl w:val="0"/>
        </w:rPr>
      </w:r>
    </w:p>
    <w:p w:rsidR="00000000" w:rsidDel="00000000" w:rsidP="00000000" w:rsidRDefault="00000000" w:rsidRPr="00000000" w14:paraId="00000016">
      <w:pPr>
        <w:ind w:left="540" w:firstLine="0"/>
        <w:rPr/>
      </w:pPr>
      <w:bookmarkStart w:colFirst="0" w:colLast="0" w:name="_heading=h.3znysh7" w:id="0"/>
      <w:bookmarkEnd w:id="0"/>
      <w:r w:rsidDel="00000000" w:rsidR="00000000" w:rsidRPr="00000000">
        <w:rPr>
          <w:rFonts w:ascii="Times New Roman" w:cs="Times New Roman" w:eastAsia="Times New Roman" w:hAnsi="Times New Roman"/>
          <w:b w:val="1"/>
          <w:sz w:val="24"/>
          <w:szCs w:val="24"/>
          <w:rtl w:val="0"/>
        </w:rPr>
        <w:t xml:space="preserve">Group Project - Mentor:  </w:t>
      </w:r>
      <w:r w:rsidDel="00000000" w:rsidR="00000000" w:rsidRPr="00000000">
        <w:rPr>
          <w:rtl w:val="0"/>
        </w:rPr>
      </w:r>
    </w:p>
    <w:p w:rsidR="00000000" w:rsidDel="00000000" w:rsidP="00000000" w:rsidRDefault="00000000" w:rsidRPr="00000000" w14:paraId="00000017">
      <w:pPr>
        <w:ind w:left="540" w:firstLine="0"/>
        <w:rPr/>
      </w:pPr>
      <w:r w:rsidDel="00000000" w:rsidR="00000000" w:rsidRPr="00000000">
        <w:rPr>
          <w:rFonts w:ascii="Times New Roman" w:cs="Times New Roman" w:eastAsia="Times New Roman" w:hAnsi="Times New Roman"/>
          <w:sz w:val="24"/>
          <w:szCs w:val="24"/>
          <w:u w:val="single"/>
          <w:rtl w:val="0"/>
        </w:rPr>
        <w:tab/>
        <w:t xml:space="preserve"> </w:t>
        <w:tab/>
        <w:t xml:space="preserve"> </w:t>
        <w:tab/>
        <w:t xml:space="preserve"> </w:t>
        <w:tab/>
        <w:t xml:space="preserve"> </w:t>
        <w:tab/>
        <w:t xml:space="preserve"> </w:t>
        <w:tab/>
        <w:t xml:space="preserve"> </w:t>
        <w:tab/>
        <w:t xml:space="preserve"> </w:t>
        <w:tab/>
        <w:t xml:space="preserve"> </w:t>
        <w:tab/>
        <w:t xml:space="preserve"> </w:t>
        <w:tab/>
        <w:t xml:space="preserve"> </w:t>
        <w:tab/>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18">
      <w:pPr>
        <w:tabs>
          <w:tab w:val="center" w:leader="none" w:pos="0"/>
          <w:tab w:val="center" w:leader="none" w:pos="288"/>
          <w:tab w:val="center" w:leader="none" w:pos="862"/>
          <w:tab w:val="center" w:leader="none" w:pos="1440"/>
          <w:tab w:val="center" w:leader="none" w:pos="1729"/>
          <w:tab w:val="center" w:leader="none" w:pos="2017"/>
          <w:tab w:val="center" w:leader="none" w:pos="2763"/>
          <w:tab w:val="center" w:leader="none" w:pos="3745"/>
          <w:tab w:val="center" w:leader="none" w:pos="4259"/>
        </w:tabs>
        <w:ind w:left="540" w:firstLine="0"/>
        <w:rPr/>
      </w:pPr>
      <w:r w:rsidDel="00000000" w:rsidR="00000000" w:rsidRPr="00000000">
        <w:rPr>
          <w:rFonts w:ascii="Times New Roman" w:cs="Times New Roman" w:eastAsia="Times New Roman" w:hAnsi="Times New Roman"/>
          <w:sz w:val="24"/>
          <w:szCs w:val="24"/>
          <w:rtl w:val="0"/>
        </w:rPr>
        <w:t xml:space="preserve">Name </w:t>
        <w:tab/>
        <w:t xml:space="preserve"> </w:t>
        <w:tab/>
        <w:t xml:space="preserve"> </w:t>
        <w:tab/>
        <w:t xml:space="preserve"> </w:t>
        <w:tab/>
        <w:tab/>
        <w:tab/>
        <w:t xml:space="preserve">Signature  </w:t>
        <w:tab/>
        <w:t xml:space="preserve"> </w:t>
        <w:tab/>
        <w:t xml:space="preserve">Date </w:t>
      </w:r>
      <w:r w:rsidDel="00000000" w:rsidR="00000000" w:rsidRPr="00000000">
        <w:rPr>
          <w:rtl w:val="0"/>
        </w:rPr>
      </w:r>
    </w:p>
    <w:p w:rsidR="00000000" w:rsidDel="00000000" w:rsidP="00000000" w:rsidRDefault="00000000" w:rsidRPr="00000000" w14:paraId="00000019">
      <w:pPr>
        <w:tabs>
          <w:tab w:val="center" w:leader="none" w:pos="0"/>
          <w:tab w:val="center" w:leader="none" w:pos="288"/>
          <w:tab w:val="center" w:leader="none" w:pos="862"/>
          <w:tab w:val="center" w:leader="none" w:pos="1440"/>
          <w:tab w:val="center" w:leader="none" w:pos="1729"/>
          <w:tab w:val="center" w:leader="none" w:pos="2017"/>
          <w:tab w:val="center" w:leader="none" w:pos="2763"/>
          <w:tab w:val="center" w:leader="none" w:pos="3745"/>
          <w:tab w:val="center" w:leader="none" w:pos="4259"/>
        </w:tabs>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A">
      <w:pPr>
        <w:tabs>
          <w:tab w:val="center" w:leader="none" w:pos="0"/>
          <w:tab w:val="center" w:leader="none" w:pos="288"/>
          <w:tab w:val="center" w:leader="none" w:pos="862"/>
          <w:tab w:val="center" w:leader="none" w:pos="1440"/>
          <w:tab w:val="center" w:leader="none" w:pos="1729"/>
          <w:tab w:val="center" w:leader="none" w:pos="2017"/>
          <w:tab w:val="center" w:leader="none" w:pos="2763"/>
          <w:tab w:val="center" w:leader="none" w:pos="3745"/>
          <w:tab w:val="center" w:leader="none" w:pos="4259"/>
        </w:tabs>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B">
      <w:pPr>
        <w:tabs>
          <w:tab w:val="center" w:leader="none" w:pos="0"/>
          <w:tab w:val="center" w:leader="none" w:pos="288"/>
          <w:tab w:val="center" w:leader="none" w:pos="862"/>
          <w:tab w:val="center" w:leader="none" w:pos="1440"/>
          <w:tab w:val="center" w:leader="none" w:pos="1729"/>
          <w:tab w:val="center" w:leader="none" w:pos="2017"/>
          <w:tab w:val="center" w:leader="none" w:pos="2763"/>
          <w:tab w:val="center" w:leader="none" w:pos="3745"/>
          <w:tab w:val="center" w:leader="none" w:pos="4259"/>
        </w:tabs>
        <w:jc w:val="center"/>
        <w:rPr/>
      </w:pPr>
      <w:r w:rsidDel="00000000" w:rsidR="00000000" w:rsidRPr="00000000">
        <w:rPr>
          <w:rFonts w:ascii="Times New Roman" w:cs="Times New Roman" w:eastAsia="Times New Roman" w:hAnsi="Times New Roman"/>
          <w:sz w:val="26"/>
          <w:szCs w:val="26"/>
          <w:rtl w:val="0"/>
        </w:rPr>
        <w:t xml:space="preserve">Da nang, 12/2023</w:t>
      </w:r>
      <w:r w:rsidDel="00000000" w:rsidR="00000000" w:rsidRPr="00000000">
        <w:rPr>
          <w:rtl w:val="0"/>
        </w:rPr>
      </w:r>
    </w:p>
    <w:p w:rsidR="00000000" w:rsidDel="00000000" w:rsidP="00000000" w:rsidRDefault="00000000" w:rsidRPr="00000000" w14:paraId="0000001C">
      <w:pPr>
        <w:spacing w:after="160" w:line="259" w:lineRule="auto"/>
        <w:rPr>
          <w:rFonts w:ascii="Times New Roman" w:cs="Times New Roman" w:eastAsia="Times New Roman" w:hAnsi="Times New Roman"/>
          <w:b w:val="1"/>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01D">
      <w:pPr>
        <w:spacing w:after="120" w:before="12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PROJECT INFORMATION</w:t>
      </w:r>
    </w:p>
    <w:tbl>
      <w:tblPr>
        <w:tblStyle w:val="Table1"/>
        <w:tblW w:w="9390.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650"/>
        <w:gridCol w:w="2235"/>
        <w:gridCol w:w="3000"/>
        <w:gridCol w:w="795"/>
        <w:gridCol w:w="1710"/>
        <w:tblGridChange w:id="0">
          <w:tblGrid>
            <w:gridCol w:w="1650"/>
            <w:gridCol w:w="2235"/>
            <w:gridCol w:w="3000"/>
            <w:gridCol w:w="795"/>
            <w:gridCol w:w="1710"/>
          </w:tblGrid>
        </w:tblGridChange>
      </w:tblGrid>
      <w:tr>
        <w:trPr>
          <w:cantSplit w:val="0"/>
          <w:tblHeader w:val="0"/>
        </w:trPr>
        <w:tc>
          <w:tcPr>
            <w:shd w:fill="d0cece" w:val="clear"/>
            <w:vAlign w:val="center"/>
          </w:tcPr>
          <w:bookmarkStart w:colFirst="0" w:colLast="0" w:name="bookmark=id.2et92p0" w:id="1"/>
          <w:bookmarkEnd w:id="1"/>
          <w:bookmarkStart w:colFirst="0" w:colLast="0" w:name="bookmark=id.tyjcwt" w:id="2"/>
          <w:bookmarkEnd w:id="2"/>
          <w:p w:rsidR="00000000" w:rsidDel="00000000" w:rsidP="00000000" w:rsidRDefault="00000000" w:rsidRPr="00000000" w14:paraId="0000001E">
            <w:pPr>
              <w:spacing w:after="120" w:before="12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Project Acronym</w:t>
            </w:r>
            <w:r w:rsidDel="00000000" w:rsidR="00000000" w:rsidRPr="00000000">
              <w:rPr>
                <w:rtl w:val="0"/>
              </w:rPr>
            </w:r>
          </w:p>
        </w:tc>
        <w:tc>
          <w:tcPr>
            <w:vAlign w:val="center"/>
          </w:tcPr>
          <w:p w:rsidR="00000000" w:rsidDel="00000000" w:rsidP="00000000" w:rsidRDefault="00000000" w:rsidRPr="00000000" w14:paraId="0000001F">
            <w:pPr>
              <w:spacing w:after="120" w:before="12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FMS</w:t>
            </w:r>
          </w:p>
        </w:tc>
      </w:tr>
      <w:tr>
        <w:trPr>
          <w:cantSplit w:val="0"/>
          <w:tblHeader w:val="0"/>
        </w:trPr>
        <w:tc>
          <w:tcPr>
            <w:shd w:fill="d0cece" w:val="clear"/>
            <w:vAlign w:val="center"/>
          </w:tcPr>
          <w:p w:rsidR="00000000" w:rsidDel="00000000" w:rsidP="00000000" w:rsidRDefault="00000000" w:rsidRPr="00000000" w14:paraId="00000020">
            <w:pPr>
              <w:spacing w:after="120" w:before="12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Project Title</w:t>
            </w:r>
            <w:r w:rsidDel="00000000" w:rsidR="00000000" w:rsidRPr="00000000">
              <w:rPr>
                <w:rtl w:val="0"/>
              </w:rPr>
            </w:r>
          </w:p>
        </w:tc>
        <w:tc>
          <w:tcPr>
            <w:gridSpan w:val="4"/>
            <w:vAlign w:val="center"/>
          </w:tcPr>
          <w:p w:rsidR="00000000" w:rsidDel="00000000" w:rsidP="00000000" w:rsidRDefault="00000000" w:rsidRPr="00000000" w14:paraId="00000021">
            <w:pPr>
              <w:spacing w:after="120" w:before="120" w:line="360" w:lineRule="auto"/>
              <w:jc w:val="both"/>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shd w:fill="d0cece" w:val="clear"/>
            <w:vAlign w:val="center"/>
          </w:tcPr>
          <w:p w:rsidR="00000000" w:rsidDel="00000000" w:rsidP="00000000" w:rsidRDefault="00000000" w:rsidRPr="00000000" w14:paraId="00000025">
            <w:pPr>
              <w:spacing w:after="120" w:before="12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Start Date</w:t>
            </w:r>
            <w:r w:rsidDel="00000000" w:rsidR="00000000" w:rsidRPr="00000000">
              <w:rPr>
                <w:rtl w:val="0"/>
              </w:rPr>
            </w:r>
          </w:p>
        </w:tc>
        <w:tc>
          <w:tcPr>
            <w:vAlign w:val="center"/>
          </w:tcPr>
          <w:p w:rsidR="00000000" w:rsidDel="00000000" w:rsidP="00000000" w:rsidRDefault="00000000" w:rsidRPr="00000000" w14:paraId="00000026">
            <w:pPr>
              <w:spacing w:after="120" w:before="12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12/03/2023</w:t>
            </w:r>
          </w:p>
        </w:tc>
        <w:tc>
          <w:tcPr>
            <w:shd w:fill="d0cece" w:val="clear"/>
            <w:vAlign w:val="center"/>
          </w:tcPr>
          <w:p w:rsidR="00000000" w:rsidDel="00000000" w:rsidP="00000000" w:rsidRDefault="00000000" w:rsidRPr="00000000" w14:paraId="00000027">
            <w:pPr>
              <w:spacing w:after="120" w:before="12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End Date</w:t>
            </w:r>
            <w:r w:rsidDel="00000000" w:rsidR="00000000" w:rsidRPr="00000000">
              <w:rPr>
                <w:rtl w:val="0"/>
              </w:rPr>
            </w:r>
          </w:p>
        </w:tc>
        <w:tc>
          <w:tcPr>
            <w:gridSpan w:val="2"/>
            <w:vAlign w:val="center"/>
          </w:tcPr>
          <w:p w:rsidR="00000000" w:rsidDel="00000000" w:rsidP="00000000" w:rsidRDefault="00000000" w:rsidRPr="00000000" w14:paraId="00000028">
            <w:pPr>
              <w:spacing w:after="120" w:before="12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12/30/2023</w:t>
            </w:r>
          </w:p>
        </w:tc>
      </w:tr>
      <w:tr>
        <w:trPr>
          <w:cantSplit w:val="0"/>
          <w:tblHeader w:val="0"/>
        </w:trPr>
        <w:tc>
          <w:tcPr>
            <w:shd w:fill="d0cece" w:val="clear"/>
            <w:vAlign w:val="center"/>
          </w:tcPr>
          <w:p w:rsidR="00000000" w:rsidDel="00000000" w:rsidP="00000000" w:rsidRDefault="00000000" w:rsidRPr="00000000" w14:paraId="0000002A">
            <w:pPr>
              <w:spacing w:after="120" w:before="12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Lead Institution</w:t>
            </w:r>
            <w:r w:rsidDel="00000000" w:rsidR="00000000" w:rsidRPr="00000000">
              <w:rPr>
                <w:rtl w:val="0"/>
              </w:rPr>
            </w:r>
          </w:p>
        </w:tc>
        <w:tc>
          <w:tcPr>
            <w:gridSpan w:val="4"/>
            <w:vAlign w:val="center"/>
          </w:tcPr>
          <w:p w:rsidR="00000000" w:rsidDel="00000000" w:rsidP="00000000" w:rsidRDefault="00000000" w:rsidRPr="00000000" w14:paraId="0000002B">
            <w:pPr>
              <w:spacing w:after="120" w:before="12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International School, Duy Tan University</w:t>
            </w:r>
          </w:p>
        </w:tc>
      </w:tr>
      <w:tr>
        <w:trPr>
          <w:cantSplit w:val="0"/>
          <w:tblHeader w:val="0"/>
        </w:trPr>
        <w:tc>
          <w:tcPr>
            <w:shd w:fill="d0cece" w:val="clear"/>
            <w:vAlign w:val="center"/>
          </w:tcPr>
          <w:p w:rsidR="00000000" w:rsidDel="00000000" w:rsidP="00000000" w:rsidRDefault="00000000" w:rsidRPr="00000000" w14:paraId="0000002F">
            <w:pPr>
              <w:spacing w:after="120" w:before="120" w:line="36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Team Member</w:t>
            </w:r>
          </w:p>
        </w:tc>
        <w:tc>
          <w:tcPr>
            <w:shd w:fill="d0cece" w:val="clear"/>
            <w:vAlign w:val="center"/>
          </w:tcPr>
          <w:p w:rsidR="00000000" w:rsidDel="00000000" w:rsidP="00000000" w:rsidRDefault="00000000" w:rsidRPr="00000000" w14:paraId="00000030">
            <w:pPr>
              <w:spacing w:after="120" w:before="120" w:line="36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Name</w:t>
            </w:r>
          </w:p>
        </w:tc>
        <w:tc>
          <w:tcPr>
            <w:gridSpan w:val="2"/>
            <w:shd w:fill="d0cece" w:val="clear"/>
            <w:vAlign w:val="center"/>
          </w:tcPr>
          <w:p w:rsidR="00000000" w:rsidDel="00000000" w:rsidP="00000000" w:rsidRDefault="00000000" w:rsidRPr="00000000" w14:paraId="00000031">
            <w:pPr>
              <w:spacing w:after="120" w:before="120" w:line="36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Email</w:t>
            </w:r>
          </w:p>
        </w:tc>
        <w:tc>
          <w:tcPr>
            <w:shd w:fill="d0cece" w:val="clear"/>
            <w:vAlign w:val="center"/>
          </w:tcPr>
          <w:p w:rsidR="00000000" w:rsidDel="00000000" w:rsidP="00000000" w:rsidRDefault="00000000" w:rsidRPr="00000000" w14:paraId="00000033">
            <w:pPr>
              <w:spacing w:after="120" w:before="120" w:line="36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Phone</w:t>
            </w:r>
          </w:p>
        </w:tc>
      </w:tr>
      <w:tr>
        <w:trPr>
          <w:cantSplit w:val="0"/>
          <w:tblHeader w:val="0"/>
        </w:trPr>
        <w:tc>
          <w:tcPr>
            <w:shd w:fill="d0cece" w:val="clear"/>
            <w:vAlign w:val="center"/>
          </w:tcPr>
          <w:p w:rsidR="00000000" w:rsidDel="00000000" w:rsidP="00000000" w:rsidRDefault="00000000" w:rsidRPr="00000000" w14:paraId="00000034">
            <w:pPr>
              <w:spacing w:after="120" w:before="120" w:line="360" w:lineRule="auto"/>
              <w:jc w:val="both"/>
              <w:rPr>
                <w:rFonts w:ascii="Times New Roman" w:cs="Times New Roman" w:eastAsia="Times New Roman" w:hAnsi="Times New Roman"/>
                <w:sz w:val="26"/>
                <w:szCs w:val="26"/>
              </w:rPr>
            </w:pPr>
            <w:r w:rsidDel="00000000" w:rsidR="00000000" w:rsidRPr="00000000">
              <w:rPr>
                <w:rtl w:val="0"/>
              </w:rPr>
            </w:r>
          </w:p>
        </w:tc>
        <w:tc>
          <w:tcPr>
            <w:vAlign w:val="center"/>
          </w:tcPr>
          <w:p w:rsidR="00000000" w:rsidDel="00000000" w:rsidP="00000000" w:rsidRDefault="00000000" w:rsidRPr="00000000" w14:paraId="00000035">
            <w:pPr>
              <w:tabs>
                <w:tab w:val="left" w:leader="none" w:pos="3686"/>
              </w:tabs>
              <w:spacing w:after="120" w:before="12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 </w:t>
            </w:r>
            <w:r w:rsidDel="00000000" w:rsidR="00000000" w:rsidRPr="00000000">
              <w:rPr>
                <w:rFonts w:ascii="Times New Roman" w:cs="Times New Roman" w:eastAsia="Times New Roman" w:hAnsi="Times New Roman"/>
                <w:sz w:val="26"/>
                <w:szCs w:val="26"/>
                <w:rtl w:val="0"/>
              </w:rPr>
              <w:t xml:space="preserve">Le Thi Thanh Nguyet</w:t>
            </w:r>
          </w:p>
        </w:tc>
        <w:tc>
          <w:tcPr>
            <w:gridSpan w:val="2"/>
            <w:vAlign w:val="center"/>
          </w:tcPr>
          <w:p w:rsidR="00000000" w:rsidDel="00000000" w:rsidP="00000000" w:rsidRDefault="00000000" w:rsidRPr="00000000" w14:paraId="00000036">
            <w:pPr>
              <w:spacing w:after="120" w:before="12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thanhnguyet2203@gmail.com</w:t>
            </w:r>
          </w:p>
        </w:tc>
        <w:tc>
          <w:tcPr>
            <w:vAlign w:val="center"/>
          </w:tcPr>
          <w:p w:rsidR="00000000" w:rsidDel="00000000" w:rsidP="00000000" w:rsidRDefault="00000000" w:rsidRPr="00000000" w14:paraId="00000038">
            <w:pPr>
              <w:spacing w:after="120" w:before="12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0934825397</w:t>
            </w:r>
          </w:p>
        </w:tc>
      </w:tr>
      <w:tr>
        <w:trPr>
          <w:cantSplit w:val="0"/>
          <w:tblHeader w:val="0"/>
        </w:trPr>
        <w:tc>
          <w:tcPr>
            <w:shd w:fill="d0cece" w:val="clear"/>
            <w:vAlign w:val="center"/>
          </w:tcPr>
          <w:p w:rsidR="00000000" w:rsidDel="00000000" w:rsidP="00000000" w:rsidRDefault="00000000" w:rsidRPr="00000000" w14:paraId="00000039">
            <w:pPr>
              <w:spacing w:after="120" w:before="120" w:line="360" w:lineRule="auto"/>
              <w:jc w:val="both"/>
              <w:rPr>
                <w:rFonts w:ascii="Times New Roman" w:cs="Times New Roman" w:eastAsia="Times New Roman" w:hAnsi="Times New Roman"/>
                <w:sz w:val="26"/>
                <w:szCs w:val="26"/>
              </w:rPr>
            </w:pPr>
            <w:r w:rsidDel="00000000" w:rsidR="00000000" w:rsidRPr="00000000">
              <w:rPr>
                <w:rtl w:val="0"/>
              </w:rPr>
            </w:r>
          </w:p>
        </w:tc>
        <w:tc>
          <w:tcPr>
            <w:vAlign w:val="center"/>
          </w:tcPr>
          <w:p w:rsidR="00000000" w:rsidDel="00000000" w:rsidP="00000000" w:rsidRDefault="00000000" w:rsidRPr="00000000" w14:paraId="0000003A">
            <w:pPr>
              <w:spacing w:after="120" w:before="12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Dang Thi Phuong Thanh</w:t>
            </w:r>
          </w:p>
        </w:tc>
        <w:tc>
          <w:tcPr>
            <w:gridSpan w:val="2"/>
            <w:vAlign w:val="center"/>
          </w:tcPr>
          <w:p w:rsidR="00000000" w:rsidDel="00000000" w:rsidP="00000000" w:rsidRDefault="00000000" w:rsidRPr="00000000" w14:paraId="0000003B">
            <w:pPr>
              <w:spacing w:after="120" w:before="12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dangthiphuongthanh.07072005@gmail.com</w:t>
            </w:r>
          </w:p>
        </w:tc>
        <w:tc>
          <w:tcPr>
            <w:vAlign w:val="center"/>
          </w:tcPr>
          <w:p w:rsidR="00000000" w:rsidDel="00000000" w:rsidP="00000000" w:rsidRDefault="00000000" w:rsidRPr="00000000" w14:paraId="0000003D">
            <w:pPr>
              <w:spacing w:after="120" w:before="12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0795514282</w:t>
            </w:r>
          </w:p>
        </w:tc>
      </w:tr>
      <w:tr>
        <w:trPr>
          <w:cantSplit w:val="0"/>
          <w:tblHeader w:val="0"/>
        </w:trPr>
        <w:tc>
          <w:tcPr>
            <w:shd w:fill="d0cece" w:val="clear"/>
            <w:vAlign w:val="center"/>
          </w:tcPr>
          <w:p w:rsidR="00000000" w:rsidDel="00000000" w:rsidP="00000000" w:rsidRDefault="00000000" w:rsidRPr="00000000" w14:paraId="0000003E">
            <w:pPr>
              <w:spacing w:after="120" w:before="120" w:line="360" w:lineRule="auto"/>
              <w:jc w:val="both"/>
              <w:rPr>
                <w:rFonts w:ascii="Times New Roman" w:cs="Times New Roman" w:eastAsia="Times New Roman" w:hAnsi="Times New Roman"/>
                <w:sz w:val="26"/>
                <w:szCs w:val="26"/>
              </w:rPr>
            </w:pPr>
            <w:r w:rsidDel="00000000" w:rsidR="00000000" w:rsidRPr="00000000">
              <w:rPr>
                <w:rtl w:val="0"/>
              </w:rPr>
            </w:r>
          </w:p>
        </w:tc>
        <w:tc>
          <w:tcPr>
            <w:vAlign w:val="center"/>
          </w:tcPr>
          <w:p w:rsidR="00000000" w:rsidDel="00000000" w:rsidP="00000000" w:rsidRDefault="00000000" w:rsidRPr="00000000" w14:paraId="0000003F">
            <w:pPr>
              <w:spacing w:after="120" w:before="12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Nguyen Van Loc</w:t>
            </w:r>
          </w:p>
        </w:tc>
        <w:tc>
          <w:tcPr>
            <w:gridSpan w:val="2"/>
            <w:vAlign w:val="center"/>
          </w:tcPr>
          <w:p w:rsidR="00000000" w:rsidDel="00000000" w:rsidP="00000000" w:rsidRDefault="00000000" w:rsidRPr="00000000" w14:paraId="00000040">
            <w:pPr>
              <w:spacing w:after="120" w:before="12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vanloc13051509@gmail.com</w:t>
            </w:r>
          </w:p>
        </w:tc>
        <w:tc>
          <w:tcPr>
            <w:vAlign w:val="center"/>
          </w:tcPr>
          <w:p w:rsidR="00000000" w:rsidDel="00000000" w:rsidP="00000000" w:rsidRDefault="00000000" w:rsidRPr="00000000" w14:paraId="00000042">
            <w:pPr>
              <w:spacing w:after="120" w:before="12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0356623211</w:t>
            </w:r>
          </w:p>
        </w:tc>
      </w:tr>
      <w:tr>
        <w:trPr>
          <w:cantSplit w:val="0"/>
          <w:tblHeader w:val="0"/>
        </w:trPr>
        <w:tc>
          <w:tcPr>
            <w:shd w:fill="d0cece" w:val="clear"/>
            <w:vAlign w:val="center"/>
          </w:tcPr>
          <w:p w:rsidR="00000000" w:rsidDel="00000000" w:rsidP="00000000" w:rsidRDefault="00000000" w:rsidRPr="00000000" w14:paraId="00000043">
            <w:pPr>
              <w:spacing w:after="120" w:before="120" w:line="360" w:lineRule="auto"/>
              <w:jc w:val="both"/>
              <w:rPr>
                <w:rFonts w:ascii="Times New Roman" w:cs="Times New Roman" w:eastAsia="Times New Roman" w:hAnsi="Times New Roman"/>
                <w:sz w:val="26"/>
                <w:szCs w:val="26"/>
              </w:rPr>
            </w:pPr>
            <w:r w:rsidDel="00000000" w:rsidR="00000000" w:rsidRPr="00000000">
              <w:rPr>
                <w:rtl w:val="0"/>
              </w:rPr>
            </w:r>
          </w:p>
        </w:tc>
        <w:tc>
          <w:tcPr>
            <w:vAlign w:val="center"/>
          </w:tcPr>
          <w:p w:rsidR="00000000" w:rsidDel="00000000" w:rsidP="00000000" w:rsidRDefault="00000000" w:rsidRPr="00000000" w14:paraId="00000044">
            <w:pPr>
              <w:spacing w:after="120" w:before="12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Le Van Phuc</w:t>
            </w:r>
          </w:p>
        </w:tc>
        <w:tc>
          <w:tcPr>
            <w:gridSpan w:val="2"/>
            <w:vAlign w:val="center"/>
          </w:tcPr>
          <w:p w:rsidR="00000000" w:rsidDel="00000000" w:rsidP="00000000" w:rsidRDefault="00000000" w:rsidRPr="00000000" w14:paraId="00000045">
            <w:pPr>
              <w:spacing w:after="120" w:before="12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vanphuc070505@gmail.com</w:t>
            </w:r>
          </w:p>
        </w:tc>
        <w:tc>
          <w:tcPr>
            <w:vAlign w:val="center"/>
          </w:tcPr>
          <w:p w:rsidR="00000000" w:rsidDel="00000000" w:rsidP="00000000" w:rsidRDefault="00000000" w:rsidRPr="00000000" w14:paraId="00000047">
            <w:pPr>
              <w:spacing w:after="120" w:before="12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0375001026</w:t>
            </w:r>
          </w:p>
        </w:tc>
      </w:tr>
      <w:tr>
        <w:trPr>
          <w:cantSplit w:val="0"/>
          <w:tblHeader w:val="0"/>
        </w:trPr>
        <w:tc>
          <w:tcPr>
            <w:shd w:fill="d0cece" w:val="clear"/>
            <w:vAlign w:val="center"/>
          </w:tcPr>
          <w:p w:rsidR="00000000" w:rsidDel="00000000" w:rsidP="00000000" w:rsidRDefault="00000000" w:rsidRPr="00000000" w14:paraId="00000048">
            <w:pPr>
              <w:spacing w:after="120" w:before="120" w:line="360" w:lineRule="auto"/>
              <w:jc w:val="both"/>
              <w:rPr>
                <w:rFonts w:ascii="Times New Roman" w:cs="Times New Roman" w:eastAsia="Times New Roman" w:hAnsi="Times New Roman"/>
                <w:sz w:val="26"/>
                <w:szCs w:val="26"/>
              </w:rPr>
            </w:pPr>
            <w:r w:rsidDel="00000000" w:rsidR="00000000" w:rsidRPr="00000000">
              <w:rPr>
                <w:rtl w:val="0"/>
              </w:rPr>
            </w:r>
          </w:p>
        </w:tc>
        <w:tc>
          <w:tcPr>
            <w:vAlign w:val="center"/>
          </w:tcPr>
          <w:p w:rsidR="00000000" w:rsidDel="00000000" w:rsidP="00000000" w:rsidRDefault="00000000" w:rsidRPr="00000000" w14:paraId="00000049">
            <w:pPr>
              <w:spacing w:after="120" w:before="120" w:line="360" w:lineRule="auto"/>
              <w:jc w:val="both"/>
              <w:rPr>
                <w:rFonts w:ascii="Times New Roman" w:cs="Times New Roman" w:eastAsia="Times New Roman" w:hAnsi="Times New Roman"/>
                <w:sz w:val="26"/>
                <w:szCs w:val="26"/>
              </w:rPr>
            </w:pPr>
            <w:r w:rsidDel="00000000" w:rsidR="00000000" w:rsidRPr="00000000">
              <w:rPr>
                <w:rtl w:val="0"/>
              </w:rPr>
            </w:r>
          </w:p>
        </w:tc>
        <w:tc>
          <w:tcPr>
            <w:gridSpan w:val="2"/>
            <w:vAlign w:val="center"/>
          </w:tcPr>
          <w:p w:rsidR="00000000" w:rsidDel="00000000" w:rsidP="00000000" w:rsidRDefault="00000000" w:rsidRPr="00000000" w14:paraId="0000004A">
            <w:pPr>
              <w:spacing w:after="120" w:before="120" w:line="360" w:lineRule="auto"/>
              <w:jc w:val="both"/>
              <w:rPr>
                <w:rFonts w:ascii="Times New Roman" w:cs="Times New Roman" w:eastAsia="Times New Roman" w:hAnsi="Times New Roman"/>
                <w:sz w:val="26"/>
                <w:szCs w:val="26"/>
              </w:rPr>
            </w:pPr>
            <w:r w:rsidDel="00000000" w:rsidR="00000000" w:rsidRPr="00000000">
              <w:rPr>
                <w:rtl w:val="0"/>
              </w:rPr>
            </w:r>
          </w:p>
        </w:tc>
        <w:tc>
          <w:tcPr>
            <w:vAlign w:val="center"/>
          </w:tcPr>
          <w:p w:rsidR="00000000" w:rsidDel="00000000" w:rsidP="00000000" w:rsidRDefault="00000000" w:rsidRPr="00000000" w14:paraId="0000004C">
            <w:pPr>
              <w:spacing w:after="120" w:before="120" w:line="360" w:lineRule="auto"/>
              <w:jc w:val="both"/>
              <w:rPr>
                <w:rFonts w:ascii="Times New Roman" w:cs="Times New Roman" w:eastAsia="Times New Roman" w:hAnsi="Times New Roman"/>
                <w:sz w:val="26"/>
                <w:szCs w:val="26"/>
              </w:rPr>
            </w:pPr>
            <w:r w:rsidDel="00000000" w:rsidR="00000000" w:rsidRPr="00000000">
              <w:rPr>
                <w:rtl w:val="0"/>
              </w:rPr>
            </w:r>
          </w:p>
        </w:tc>
      </w:tr>
    </w:tbl>
    <w:p w:rsidR="00000000" w:rsidDel="00000000" w:rsidP="00000000" w:rsidRDefault="00000000" w:rsidRPr="00000000" w14:paraId="0000004D">
      <w:pPr>
        <w:spacing w:before="12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DOCUMENT NAME</w:t>
      </w:r>
    </w:p>
    <w:tbl>
      <w:tblPr>
        <w:tblStyle w:val="Table2"/>
        <w:tblW w:w="9185.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673"/>
        <w:gridCol w:w="1842"/>
        <w:gridCol w:w="1418"/>
        <w:gridCol w:w="4252"/>
        <w:tblGridChange w:id="0">
          <w:tblGrid>
            <w:gridCol w:w="1673"/>
            <w:gridCol w:w="1842"/>
            <w:gridCol w:w="1418"/>
            <w:gridCol w:w="4252"/>
          </w:tblGrid>
        </w:tblGridChange>
      </w:tblGrid>
      <w:tr>
        <w:trPr>
          <w:cantSplit w:val="0"/>
          <w:trHeight w:val="964" w:hRule="atLeast"/>
          <w:tblHeader w:val="0"/>
        </w:trPr>
        <w:tc>
          <w:tcPr>
            <w:shd w:fill="d0cece" w:val="clear"/>
            <w:vAlign w:val="center"/>
          </w:tcPr>
          <w:p w:rsidR="00000000" w:rsidDel="00000000" w:rsidP="00000000" w:rsidRDefault="00000000" w:rsidRPr="00000000" w14:paraId="0000004E">
            <w:pPr>
              <w:spacing w:after="120" w:before="120" w:line="36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Document Title</w:t>
            </w:r>
          </w:p>
        </w:tc>
        <w:tc>
          <w:tcPr>
            <w:gridSpan w:val="3"/>
            <w:vAlign w:val="center"/>
          </w:tcPr>
          <w:p w:rsidR="00000000" w:rsidDel="00000000" w:rsidP="00000000" w:rsidRDefault="00000000" w:rsidRPr="00000000" w14:paraId="0000004F">
            <w:pPr>
              <w:spacing w:after="120" w:before="120"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Synthesis Report Group Project Document</w:t>
            </w:r>
          </w:p>
        </w:tc>
      </w:tr>
      <w:tr>
        <w:trPr>
          <w:cantSplit w:val="0"/>
          <w:trHeight w:val="795" w:hRule="atLeast"/>
          <w:tblHeader w:val="0"/>
        </w:trPr>
        <w:tc>
          <w:tcPr>
            <w:shd w:fill="d0cece" w:val="clear"/>
            <w:vAlign w:val="center"/>
          </w:tcPr>
          <w:p w:rsidR="00000000" w:rsidDel="00000000" w:rsidP="00000000" w:rsidRDefault="00000000" w:rsidRPr="00000000" w14:paraId="00000052">
            <w:pPr>
              <w:spacing w:after="120" w:before="120" w:line="36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Reporting Period</w:t>
            </w:r>
          </w:p>
        </w:tc>
        <w:tc>
          <w:tcPr>
            <w:gridSpan w:val="3"/>
            <w:vAlign w:val="center"/>
          </w:tcPr>
          <w:p w:rsidR="00000000" w:rsidDel="00000000" w:rsidP="00000000" w:rsidRDefault="00000000" w:rsidRPr="00000000" w14:paraId="00000053">
            <w:pPr>
              <w:spacing w:after="120" w:before="12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30 – Dec – 2023</w:t>
            </w:r>
          </w:p>
        </w:tc>
      </w:tr>
      <w:tr>
        <w:trPr>
          <w:cantSplit w:val="0"/>
          <w:trHeight w:val="692" w:hRule="atLeast"/>
          <w:tblHeader w:val="0"/>
        </w:trPr>
        <w:tc>
          <w:tcPr>
            <w:shd w:fill="d0cece" w:val="clear"/>
            <w:vAlign w:val="center"/>
          </w:tcPr>
          <w:p w:rsidR="00000000" w:rsidDel="00000000" w:rsidP="00000000" w:rsidRDefault="00000000" w:rsidRPr="00000000" w14:paraId="00000056">
            <w:pPr>
              <w:spacing w:after="120" w:before="120" w:line="36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Author(s)</w:t>
            </w:r>
          </w:p>
        </w:tc>
        <w:tc>
          <w:tcPr>
            <w:gridSpan w:val="3"/>
            <w:vAlign w:val="center"/>
          </w:tcPr>
          <w:p w:rsidR="00000000" w:rsidDel="00000000" w:rsidP="00000000" w:rsidRDefault="00000000" w:rsidRPr="00000000" w14:paraId="00000057">
            <w:pPr>
              <w:spacing w:after="120" w:before="12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Le Thi Thanh Nguyet</w:t>
            </w:r>
          </w:p>
          <w:p w:rsidR="00000000" w:rsidDel="00000000" w:rsidP="00000000" w:rsidRDefault="00000000" w:rsidRPr="00000000" w14:paraId="00000058">
            <w:pPr>
              <w:spacing w:after="120" w:before="12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Dang Thi Phuong Thanh</w:t>
            </w:r>
          </w:p>
          <w:p w:rsidR="00000000" w:rsidDel="00000000" w:rsidP="00000000" w:rsidRDefault="00000000" w:rsidRPr="00000000" w14:paraId="00000059">
            <w:pPr>
              <w:spacing w:after="120" w:before="12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Le Van Phuc</w:t>
            </w:r>
          </w:p>
          <w:p w:rsidR="00000000" w:rsidDel="00000000" w:rsidP="00000000" w:rsidRDefault="00000000" w:rsidRPr="00000000" w14:paraId="0000005A">
            <w:pPr>
              <w:spacing w:after="120" w:before="12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Nguyen Van Loc</w:t>
            </w:r>
          </w:p>
        </w:tc>
      </w:tr>
      <w:tr>
        <w:trPr>
          <w:cantSplit w:val="0"/>
          <w:trHeight w:val="560" w:hRule="atLeast"/>
          <w:tblHeader w:val="0"/>
        </w:trPr>
        <w:tc>
          <w:tcPr>
            <w:shd w:fill="d0cece" w:val="clear"/>
            <w:vAlign w:val="center"/>
          </w:tcPr>
          <w:p w:rsidR="00000000" w:rsidDel="00000000" w:rsidP="00000000" w:rsidRDefault="00000000" w:rsidRPr="00000000" w14:paraId="0000005D">
            <w:pPr>
              <w:spacing w:after="120" w:before="120" w:line="36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Role</w:t>
            </w:r>
          </w:p>
        </w:tc>
        <w:tc>
          <w:tcPr>
            <w:gridSpan w:val="3"/>
            <w:vAlign w:val="center"/>
          </w:tcPr>
          <w:p w:rsidR="00000000" w:rsidDel="00000000" w:rsidP="00000000" w:rsidRDefault="00000000" w:rsidRPr="00000000" w14:paraId="0000005E">
            <w:pPr>
              <w:spacing w:after="120" w:before="12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Team Leader</w:t>
            </w:r>
          </w:p>
          <w:p w:rsidR="00000000" w:rsidDel="00000000" w:rsidP="00000000" w:rsidRDefault="00000000" w:rsidRPr="00000000" w14:paraId="0000005F">
            <w:pPr>
              <w:spacing w:after="120" w:before="12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Team Member</w:t>
            </w:r>
          </w:p>
          <w:p w:rsidR="00000000" w:rsidDel="00000000" w:rsidP="00000000" w:rsidRDefault="00000000" w:rsidRPr="00000000" w14:paraId="00000060">
            <w:pPr>
              <w:spacing w:after="120" w:before="12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Team Member</w:t>
            </w:r>
          </w:p>
          <w:p w:rsidR="00000000" w:rsidDel="00000000" w:rsidP="00000000" w:rsidRDefault="00000000" w:rsidRPr="00000000" w14:paraId="00000061">
            <w:pPr>
              <w:spacing w:after="120" w:before="12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Team Member</w:t>
            </w:r>
          </w:p>
        </w:tc>
      </w:tr>
      <w:tr>
        <w:trPr>
          <w:cantSplit w:val="0"/>
          <w:trHeight w:val="554" w:hRule="atLeast"/>
          <w:tblHeader w:val="0"/>
        </w:trPr>
        <w:tc>
          <w:tcPr>
            <w:shd w:fill="d0cece" w:val="clear"/>
            <w:vAlign w:val="center"/>
          </w:tcPr>
          <w:p w:rsidR="00000000" w:rsidDel="00000000" w:rsidP="00000000" w:rsidRDefault="00000000" w:rsidRPr="00000000" w14:paraId="00000064">
            <w:pPr>
              <w:spacing w:after="120" w:before="120" w:line="36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Date</w:t>
            </w:r>
          </w:p>
        </w:tc>
        <w:tc>
          <w:tcPr>
            <w:vAlign w:val="center"/>
          </w:tcPr>
          <w:p w:rsidR="00000000" w:rsidDel="00000000" w:rsidP="00000000" w:rsidRDefault="00000000" w:rsidRPr="00000000" w14:paraId="00000065">
            <w:pPr>
              <w:spacing w:after="120" w:before="120" w:line="360" w:lineRule="auto"/>
              <w:rPr>
                <w:rFonts w:ascii="Times New Roman" w:cs="Times New Roman" w:eastAsia="Times New Roman" w:hAnsi="Times New Roman"/>
                <w:sz w:val="26"/>
                <w:szCs w:val="26"/>
              </w:rPr>
            </w:pPr>
            <w:r w:rsidDel="00000000" w:rsidR="00000000" w:rsidRPr="00000000">
              <w:rPr>
                <w:rtl w:val="0"/>
              </w:rPr>
            </w:r>
          </w:p>
        </w:tc>
        <w:tc>
          <w:tcPr>
            <w:shd w:fill="d0cece" w:val="clear"/>
            <w:vAlign w:val="center"/>
          </w:tcPr>
          <w:p w:rsidR="00000000" w:rsidDel="00000000" w:rsidP="00000000" w:rsidRDefault="00000000" w:rsidRPr="00000000" w14:paraId="00000066">
            <w:pPr>
              <w:spacing w:after="120" w:before="120" w:line="36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Filename</w:t>
            </w:r>
          </w:p>
        </w:tc>
        <w:tc>
          <w:tcPr>
            <w:vAlign w:val="center"/>
          </w:tcPr>
          <w:p w:rsidR="00000000" w:rsidDel="00000000" w:rsidP="00000000" w:rsidRDefault="00000000" w:rsidRPr="00000000" w14:paraId="00000067">
            <w:pPr>
              <w:spacing w:after="120" w:before="12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Team 5 - Group project CMU SE 100.docx</w:t>
            </w:r>
          </w:p>
        </w:tc>
      </w:tr>
    </w:tbl>
    <w:p w:rsidR="00000000" w:rsidDel="00000000" w:rsidP="00000000" w:rsidRDefault="00000000" w:rsidRPr="00000000" w14:paraId="00000068">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69">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SIGNATURE</w:t>
      </w:r>
    </w:p>
    <w:p w:rsidR="00000000" w:rsidDel="00000000" w:rsidP="00000000" w:rsidRDefault="00000000" w:rsidRPr="00000000" w14:paraId="0000006A">
      <w:pPr>
        <w:jc w:val="both"/>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b w:val="1"/>
          <w:i w:val="1"/>
          <w:sz w:val="26"/>
          <w:szCs w:val="26"/>
          <w:rtl w:val="0"/>
        </w:rPr>
        <w:t xml:space="preserve">Document Approvals: </w:t>
      </w:r>
      <w:r w:rsidDel="00000000" w:rsidR="00000000" w:rsidRPr="00000000">
        <w:rPr>
          <w:rFonts w:ascii="Times New Roman" w:cs="Times New Roman" w:eastAsia="Times New Roman" w:hAnsi="Times New Roman"/>
          <w:i w:val="1"/>
          <w:sz w:val="26"/>
          <w:szCs w:val="26"/>
          <w:rtl w:val="0"/>
        </w:rPr>
        <w:t xml:space="preserve">The following signatures are required for approval of this document.</w:t>
      </w:r>
    </w:p>
    <w:tbl>
      <w:tblPr>
        <w:tblStyle w:val="Table3"/>
        <w:tblW w:w="9185.0" w:type="dxa"/>
        <w:jc w:val="left"/>
        <w:tblInd w:w="-5.0" w:type="dxa"/>
        <w:tblBorders>
          <w:top w:color="000000" w:space="0" w:sz="8" w:val="single"/>
          <w:left w:color="000000" w:space="0" w:sz="8" w:val="single"/>
          <w:bottom w:color="000000" w:space="0" w:sz="8" w:val="single"/>
          <w:right w:color="000000" w:space="0" w:sz="8" w:val="single"/>
          <w:insideH w:color="a5a5a5" w:space="0" w:sz="8" w:val="single"/>
          <w:insideV w:color="a5a5a5" w:space="0" w:sz="8" w:val="single"/>
        </w:tblBorders>
        <w:tblLayout w:type="fixed"/>
        <w:tblLook w:val="0400"/>
      </w:tblPr>
      <w:tblGrid>
        <w:gridCol w:w="1673"/>
        <w:gridCol w:w="3637"/>
        <w:gridCol w:w="2160"/>
        <w:gridCol w:w="1715"/>
        <w:tblGridChange w:id="0">
          <w:tblGrid>
            <w:gridCol w:w="1673"/>
            <w:gridCol w:w="3637"/>
            <w:gridCol w:w="2160"/>
            <w:gridCol w:w="1715"/>
          </w:tblGrid>
        </w:tblGridChange>
      </w:tblGrid>
      <w:tr>
        <w:trPr>
          <w:cantSplit w:val="0"/>
          <w:trHeight w:val="412" w:hRule="atLeast"/>
          <w:tblHeader w:val="0"/>
        </w:trPr>
        <w:tc>
          <w:tcPr>
            <w:vMerge w:val="restart"/>
            <w:shd w:fill="d0cece" w:val="clear"/>
          </w:tcPr>
          <w:p w:rsidR="00000000" w:rsidDel="00000000" w:rsidP="00000000" w:rsidRDefault="00000000" w:rsidRPr="00000000" w14:paraId="0000006B">
            <w:pPr>
              <w:pBdr>
                <w:top w:space="0" w:sz="0" w:val="nil"/>
                <w:left w:space="0" w:sz="0" w:val="nil"/>
                <w:bottom w:space="0" w:sz="0" w:val="nil"/>
                <w:right w:space="0" w:sz="0" w:val="nil"/>
                <w:between w:space="0" w:sz="0" w:val="nil"/>
              </w:pBdr>
              <w:spacing w:line="360" w:lineRule="auto"/>
              <w:jc w:val="center"/>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06C">
            <w:pPr>
              <w:pBdr>
                <w:top w:space="0" w:sz="0" w:val="nil"/>
                <w:left w:space="0" w:sz="0" w:val="nil"/>
                <w:bottom w:space="0" w:sz="0" w:val="nil"/>
                <w:right w:space="0" w:sz="0" w:val="nil"/>
                <w:between w:space="0" w:sz="0" w:val="nil"/>
              </w:pBdr>
              <w:spacing w:line="360" w:lineRule="auto"/>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6"/>
                <w:szCs w:val="26"/>
                <w:rtl w:val="0"/>
              </w:rPr>
              <w:t xml:space="preserve">Mentor</w:t>
            </w:r>
            <w:r w:rsidDel="00000000" w:rsidR="00000000" w:rsidRPr="00000000">
              <w:rPr>
                <w:rtl w:val="0"/>
              </w:rPr>
            </w:r>
          </w:p>
        </w:tc>
        <w:tc>
          <w:tcPr>
            <w:vMerge w:val="restart"/>
          </w:tcPr>
          <w:p w:rsidR="00000000" w:rsidDel="00000000" w:rsidP="00000000" w:rsidRDefault="00000000" w:rsidRPr="00000000" w14:paraId="0000006D">
            <w:pPr>
              <w:pBdr>
                <w:top w:space="0" w:sz="0" w:val="nil"/>
                <w:left w:space="0" w:sz="0" w:val="nil"/>
                <w:bottom w:space="0" w:sz="0" w:val="nil"/>
                <w:right w:space="0" w:sz="0" w:val="nil"/>
                <w:between w:space="0" w:sz="0" w:val="nil"/>
              </w:pBdr>
              <w:spacing w:line="360" w:lineRule="auto"/>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6E">
            <w:pPr>
              <w:pBdr>
                <w:top w:space="0" w:sz="0" w:val="nil"/>
                <w:left w:space="0" w:sz="0" w:val="nil"/>
                <w:bottom w:space="0" w:sz="0" w:val="nil"/>
                <w:right w:space="0" w:sz="0" w:val="nil"/>
                <w:between w:space="0" w:sz="0" w:val="nil"/>
              </w:pBdr>
              <w:spacing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8"/>
                <w:szCs w:val="28"/>
                <w:rtl w:val="0"/>
              </w:rPr>
              <w:t xml:space="preserve">Huy, Nguyen Dang Quang</w:t>
            </w:r>
            <w:r w:rsidDel="00000000" w:rsidR="00000000" w:rsidRPr="00000000">
              <w:rPr>
                <w:rtl w:val="0"/>
              </w:rPr>
            </w:r>
          </w:p>
        </w:tc>
        <w:tc>
          <w:tcPr>
            <w:shd w:fill="d0cece" w:val="clear"/>
            <w:vAlign w:val="center"/>
          </w:tcPr>
          <w:p w:rsidR="00000000" w:rsidDel="00000000" w:rsidP="00000000" w:rsidRDefault="00000000" w:rsidRPr="00000000" w14:paraId="0000006F">
            <w:pPr>
              <w:pBdr>
                <w:top w:space="0" w:sz="0" w:val="nil"/>
                <w:left w:space="0" w:sz="0" w:val="nil"/>
                <w:bottom w:space="0" w:sz="0" w:val="nil"/>
                <w:right w:space="0" w:sz="0" w:val="nil"/>
                <w:between w:space="0" w:sz="0" w:val="nil"/>
              </w:pBdr>
              <w:spacing w:line="360" w:lineRule="auto"/>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Signature:</w:t>
            </w:r>
          </w:p>
        </w:tc>
        <w:tc>
          <w:tcPr/>
          <w:p w:rsidR="00000000" w:rsidDel="00000000" w:rsidP="00000000" w:rsidRDefault="00000000" w:rsidRPr="00000000" w14:paraId="00000070">
            <w:pPr>
              <w:pBdr>
                <w:top w:space="0" w:sz="0" w:val="nil"/>
                <w:left w:space="0" w:sz="0" w:val="nil"/>
                <w:bottom w:space="0" w:sz="0" w:val="nil"/>
                <w:right w:space="0" w:sz="0" w:val="nil"/>
                <w:between w:space="0" w:sz="0" w:val="nil"/>
              </w:pBdr>
              <w:spacing w:line="360" w:lineRule="auto"/>
              <w:rPr>
                <w:rFonts w:ascii="Times New Roman" w:cs="Times New Roman" w:eastAsia="Times New Roman" w:hAnsi="Times New Roman"/>
                <w:color w:val="000000"/>
                <w:sz w:val="26"/>
                <w:szCs w:val="26"/>
              </w:rPr>
            </w:pPr>
            <w:r w:rsidDel="00000000" w:rsidR="00000000" w:rsidRPr="00000000">
              <w:rPr>
                <w:rtl w:val="0"/>
              </w:rPr>
            </w:r>
          </w:p>
        </w:tc>
      </w:tr>
      <w:tr>
        <w:trPr>
          <w:cantSplit w:val="0"/>
          <w:trHeight w:val="214" w:hRule="atLeast"/>
          <w:tblHeader w:val="0"/>
        </w:trPr>
        <w:tc>
          <w:tcPr>
            <w:vMerge w:val="continue"/>
            <w:shd w:fill="d0cece" w:val="clear"/>
          </w:tcPr>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6"/>
                <w:szCs w:val="26"/>
              </w:rPr>
            </w:pPr>
            <w:r w:rsidDel="00000000" w:rsidR="00000000" w:rsidRPr="00000000">
              <w:rPr>
                <w:rtl w:val="0"/>
              </w:rPr>
            </w:r>
          </w:p>
        </w:tc>
        <w:tc>
          <w:tcPr>
            <w:vMerge w:val="continue"/>
          </w:tcPr>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6"/>
                <w:szCs w:val="26"/>
              </w:rPr>
            </w:pPr>
            <w:r w:rsidDel="00000000" w:rsidR="00000000" w:rsidRPr="00000000">
              <w:rPr>
                <w:rtl w:val="0"/>
              </w:rPr>
            </w:r>
          </w:p>
        </w:tc>
        <w:tc>
          <w:tcPr>
            <w:shd w:fill="d0cece" w:val="clear"/>
            <w:vAlign w:val="center"/>
          </w:tcPr>
          <w:p w:rsidR="00000000" w:rsidDel="00000000" w:rsidP="00000000" w:rsidRDefault="00000000" w:rsidRPr="00000000" w14:paraId="00000073">
            <w:pPr>
              <w:pBdr>
                <w:top w:space="0" w:sz="0" w:val="nil"/>
                <w:left w:space="0" w:sz="0" w:val="nil"/>
                <w:bottom w:space="0" w:sz="0" w:val="nil"/>
                <w:right w:space="0" w:sz="0" w:val="nil"/>
                <w:between w:space="0" w:sz="0" w:val="nil"/>
              </w:pBdr>
              <w:spacing w:line="360" w:lineRule="auto"/>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Date:</w:t>
            </w:r>
          </w:p>
        </w:tc>
        <w:tc>
          <w:tcPr/>
          <w:p w:rsidR="00000000" w:rsidDel="00000000" w:rsidP="00000000" w:rsidRDefault="00000000" w:rsidRPr="00000000" w14:paraId="00000074">
            <w:pPr>
              <w:pBdr>
                <w:top w:space="0" w:sz="0" w:val="nil"/>
                <w:left w:space="0" w:sz="0" w:val="nil"/>
                <w:bottom w:space="0" w:sz="0" w:val="nil"/>
                <w:right w:space="0" w:sz="0" w:val="nil"/>
                <w:between w:space="0" w:sz="0" w:val="nil"/>
              </w:pBdr>
              <w:spacing w:line="360" w:lineRule="auto"/>
              <w:rPr>
                <w:rFonts w:ascii="Times New Roman" w:cs="Times New Roman" w:eastAsia="Times New Roman" w:hAnsi="Times New Roman"/>
                <w:color w:val="000000"/>
                <w:sz w:val="26"/>
                <w:szCs w:val="26"/>
              </w:rPr>
            </w:pPr>
            <w:r w:rsidDel="00000000" w:rsidR="00000000" w:rsidRPr="00000000">
              <w:rPr>
                <w:rtl w:val="0"/>
              </w:rPr>
            </w:r>
          </w:p>
        </w:tc>
      </w:tr>
      <w:tr>
        <w:trPr>
          <w:cantSplit w:val="0"/>
          <w:trHeight w:val="511" w:hRule="atLeast"/>
          <w:tblHeader w:val="0"/>
        </w:trPr>
        <w:tc>
          <w:tcPr>
            <w:vMerge w:val="restart"/>
            <w:shd w:fill="d0cece" w:val="clear"/>
            <w:vAlign w:val="center"/>
          </w:tcPr>
          <w:p w:rsidR="00000000" w:rsidDel="00000000" w:rsidP="00000000" w:rsidRDefault="00000000" w:rsidRPr="00000000" w14:paraId="00000075">
            <w:pPr>
              <w:pBdr>
                <w:top w:space="0" w:sz="0" w:val="nil"/>
                <w:left w:space="0" w:sz="0" w:val="nil"/>
                <w:bottom w:space="0" w:sz="0" w:val="nil"/>
                <w:right w:space="0" w:sz="0" w:val="nil"/>
                <w:between w:space="0" w:sz="0" w:val="nil"/>
              </w:pBdr>
              <w:spacing w:line="360" w:lineRule="auto"/>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6"/>
                <w:szCs w:val="26"/>
                <w:rtl w:val="0"/>
              </w:rPr>
              <w:t xml:space="preserve">Team Lead</w:t>
            </w:r>
            <w:r w:rsidDel="00000000" w:rsidR="00000000" w:rsidRPr="00000000">
              <w:rPr>
                <w:rtl w:val="0"/>
              </w:rPr>
            </w:r>
          </w:p>
        </w:tc>
        <w:tc>
          <w:tcPr>
            <w:vMerge w:val="restart"/>
            <w:vAlign w:val="center"/>
          </w:tcPr>
          <w:p w:rsidR="00000000" w:rsidDel="00000000" w:rsidP="00000000" w:rsidRDefault="00000000" w:rsidRPr="00000000" w14:paraId="00000076">
            <w:pPr>
              <w:tabs>
                <w:tab w:val="left" w:leader="none" w:pos="3686"/>
              </w:tabs>
              <w:spacing w:after="120" w:before="12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Nguyet, Le Thi Thanh</w:t>
            </w:r>
          </w:p>
        </w:tc>
        <w:tc>
          <w:tcPr>
            <w:shd w:fill="d0cece" w:val="clear"/>
            <w:vAlign w:val="center"/>
          </w:tcPr>
          <w:p w:rsidR="00000000" w:rsidDel="00000000" w:rsidP="00000000" w:rsidRDefault="00000000" w:rsidRPr="00000000" w14:paraId="00000077">
            <w:pPr>
              <w:pBdr>
                <w:top w:space="0" w:sz="0" w:val="nil"/>
                <w:left w:space="0" w:sz="0" w:val="nil"/>
                <w:bottom w:space="0" w:sz="0" w:val="nil"/>
                <w:right w:space="0" w:sz="0" w:val="nil"/>
                <w:between w:space="0" w:sz="0" w:val="nil"/>
              </w:pBdr>
              <w:spacing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Signature:</w:t>
            </w:r>
            <w:r w:rsidDel="00000000" w:rsidR="00000000" w:rsidRPr="00000000">
              <w:rPr>
                <w:rtl w:val="0"/>
              </w:rPr>
            </w:r>
          </w:p>
        </w:tc>
        <w:tc>
          <w:tcPr>
            <w:vAlign w:val="center"/>
          </w:tcPr>
          <w:p w:rsidR="00000000" w:rsidDel="00000000" w:rsidP="00000000" w:rsidRDefault="00000000" w:rsidRPr="00000000" w14:paraId="00000078">
            <w:pPr>
              <w:pBdr>
                <w:top w:space="0" w:sz="0" w:val="nil"/>
                <w:left w:space="0" w:sz="0" w:val="nil"/>
                <w:bottom w:space="0" w:sz="0" w:val="nil"/>
                <w:right w:space="0" w:sz="0" w:val="nil"/>
                <w:between w:space="0" w:sz="0" w:val="nil"/>
              </w:pBdr>
              <w:spacing w:line="360" w:lineRule="auto"/>
              <w:rPr>
                <w:rFonts w:ascii="Times New Roman" w:cs="Times New Roman" w:eastAsia="Times New Roman" w:hAnsi="Times New Roman"/>
                <w:color w:val="000000"/>
                <w:sz w:val="26"/>
                <w:szCs w:val="26"/>
              </w:rPr>
            </w:pPr>
            <w:r w:rsidDel="00000000" w:rsidR="00000000" w:rsidRPr="00000000">
              <w:rPr>
                <w:rtl w:val="0"/>
              </w:rPr>
            </w:r>
          </w:p>
        </w:tc>
      </w:tr>
      <w:tr>
        <w:trPr>
          <w:cantSplit w:val="0"/>
          <w:trHeight w:val="340" w:hRule="atLeast"/>
          <w:tblHeader w:val="0"/>
        </w:trPr>
        <w:tc>
          <w:tcPr>
            <w:vMerge w:val="continue"/>
            <w:shd w:fill="d0cece" w:val="clear"/>
            <w:vAlign w:val="center"/>
          </w:tcPr>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6"/>
                <w:szCs w:val="26"/>
              </w:rPr>
            </w:pPr>
            <w:r w:rsidDel="00000000" w:rsidR="00000000" w:rsidRPr="00000000">
              <w:rPr>
                <w:rtl w:val="0"/>
              </w:rPr>
            </w:r>
          </w:p>
        </w:tc>
        <w:tc>
          <w:tcPr>
            <w:vMerge w:val="continue"/>
            <w:vAlign w:val="center"/>
          </w:tcPr>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6"/>
                <w:szCs w:val="26"/>
              </w:rPr>
            </w:pPr>
            <w:r w:rsidDel="00000000" w:rsidR="00000000" w:rsidRPr="00000000">
              <w:rPr>
                <w:rtl w:val="0"/>
              </w:rPr>
            </w:r>
          </w:p>
        </w:tc>
        <w:tc>
          <w:tcPr>
            <w:shd w:fill="d0cece" w:val="clear"/>
            <w:vAlign w:val="center"/>
          </w:tcPr>
          <w:p w:rsidR="00000000" w:rsidDel="00000000" w:rsidP="00000000" w:rsidRDefault="00000000" w:rsidRPr="00000000" w14:paraId="0000007B">
            <w:pPr>
              <w:pBdr>
                <w:top w:space="0" w:sz="0" w:val="nil"/>
                <w:left w:space="0" w:sz="0" w:val="nil"/>
                <w:bottom w:space="0" w:sz="0" w:val="nil"/>
                <w:right w:space="0" w:sz="0" w:val="nil"/>
                <w:between w:space="0" w:sz="0" w:val="nil"/>
              </w:pBdr>
              <w:spacing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Date:</w:t>
            </w:r>
            <w:r w:rsidDel="00000000" w:rsidR="00000000" w:rsidRPr="00000000">
              <w:rPr>
                <w:rtl w:val="0"/>
              </w:rPr>
            </w:r>
          </w:p>
        </w:tc>
        <w:tc>
          <w:tcPr>
            <w:vAlign w:val="center"/>
          </w:tcPr>
          <w:p w:rsidR="00000000" w:rsidDel="00000000" w:rsidP="00000000" w:rsidRDefault="00000000" w:rsidRPr="00000000" w14:paraId="0000007C">
            <w:pPr>
              <w:pBdr>
                <w:top w:space="0" w:sz="0" w:val="nil"/>
                <w:left w:space="0" w:sz="0" w:val="nil"/>
                <w:bottom w:space="0" w:sz="0" w:val="nil"/>
                <w:right w:space="0" w:sz="0" w:val="nil"/>
                <w:between w:space="0" w:sz="0" w:val="nil"/>
              </w:pBdr>
              <w:spacing w:line="360" w:lineRule="auto"/>
              <w:rPr>
                <w:rFonts w:ascii="Times New Roman" w:cs="Times New Roman" w:eastAsia="Times New Roman" w:hAnsi="Times New Roman"/>
                <w:color w:val="000000"/>
                <w:sz w:val="26"/>
                <w:szCs w:val="26"/>
              </w:rPr>
            </w:pPr>
            <w:r w:rsidDel="00000000" w:rsidR="00000000" w:rsidRPr="00000000">
              <w:rPr>
                <w:rtl w:val="0"/>
              </w:rPr>
            </w:r>
          </w:p>
        </w:tc>
      </w:tr>
      <w:tr>
        <w:trPr>
          <w:cantSplit w:val="0"/>
          <w:trHeight w:val="493" w:hRule="atLeast"/>
          <w:tblHeader w:val="0"/>
        </w:trPr>
        <w:tc>
          <w:tcPr>
            <w:vMerge w:val="restart"/>
            <w:shd w:fill="d0cece" w:val="clear"/>
            <w:vAlign w:val="center"/>
          </w:tcPr>
          <w:p w:rsidR="00000000" w:rsidDel="00000000" w:rsidP="00000000" w:rsidRDefault="00000000" w:rsidRPr="00000000" w14:paraId="0000007D">
            <w:pPr>
              <w:pBdr>
                <w:top w:space="0" w:sz="0" w:val="nil"/>
                <w:left w:space="0" w:sz="0" w:val="nil"/>
                <w:bottom w:space="0" w:sz="0" w:val="nil"/>
                <w:right w:space="0" w:sz="0" w:val="nil"/>
                <w:between w:space="0" w:sz="0" w:val="nil"/>
              </w:pBdr>
              <w:spacing w:line="360" w:lineRule="auto"/>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Team member(s)</w:t>
            </w:r>
          </w:p>
        </w:tc>
        <w:tc>
          <w:tcPr>
            <w:vMerge w:val="restart"/>
            <w:vAlign w:val="center"/>
          </w:tcPr>
          <w:p w:rsidR="00000000" w:rsidDel="00000000" w:rsidP="00000000" w:rsidRDefault="00000000" w:rsidRPr="00000000" w14:paraId="0000007E">
            <w:pPr>
              <w:tabs>
                <w:tab w:val="left" w:leader="none" w:pos="3686"/>
              </w:tabs>
              <w:spacing w:after="120" w:before="12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Thanh, Dang Thi Phuong</w:t>
            </w:r>
          </w:p>
        </w:tc>
        <w:tc>
          <w:tcPr>
            <w:shd w:fill="d0cece" w:val="clear"/>
            <w:vAlign w:val="center"/>
          </w:tcPr>
          <w:p w:rsidR="00000000" w:rsidDel="00000000" w:rsidP="00000000" w:rsidRDefault="00000000" w:rsidRPr="00000000" w14:paraId="0000007F">
            <w:pPr>
              <w:pBdr>
                <w:top w:space="0" w:sz="0" w:val="nil"/>
                <w:left w:space="0" w:sz="0" w:val="nil"/>
                <w:bottom w:space="0" w:sz="0" w:val="nil"/>
                <w:right w:space="0" w:sz="0" w:val="nil"/>
                <w:between w:space="0" w:sz="0" w:val="nil"/>
              </w:pBdr>
              <w:spacing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Signature:</w:t>
            </w:r>
            <w:r w:rsidDel="00000000" w:rsidR="00000000" w:rsidRPr="00000000">
              <w:rPr>
                <w:rtl w:val="0"/>
              </w:rPr>
            </w:r>
          </w:p>
        </w:tc>
        <w:tc>
          <w:tcPr>
            <w:vAlign w:val="center"/>
          </w:tcPr>
          <w:p w:rsidR="00000000" w:rsidDel="00000000" w:rsidP="00000000" w:rsidRDefault="00000000" w:rsidRPr="00000000" w14:paraId="00000080">
            <w:pPr>
              <w:pBdr>
                <w:top w:space="0" w:sz="0" w:val="nil"/>
                <w:left w:space="0" w:sz="0" w:val="nil"/>
                <w:bottom w:space="0" w:sz="0" w:val="nil"/>
                <w:right w:space="0" w:sz="0" w:val="nil"/>
                <w:between w:space="0" w:sz="0" w:val="nil"/>
              </w:pBdr>
              <w:spacing w:line="360" w:lineRule="auto"/>
              <w:rPr>
                <w:rFonts w:ascii="Times New Roman" w:cs="Times New Roman" w:eastAsia="Times New Roman" w:hAnsi="Times New Roman"/>
                <w:color w:val="000000"/>
                <w:sz w:val="26"/>
                <w:szCs w:val="26"/>
              </w:rPr>
            </w:pPr>
            <w:r w:rsidDel="00000000" w:rsidR="00000000" w:rsidRPr="00000000">
              <w:rPr>
                <w:rtl w:val="0"/>
              </w:rPr>
            </w:r>
          </w:p>
        </w:tc>
      </w:tr>
      <w:tr>
        <w:trPr>
          <w:cantSplit w:val="0"/>
          <w:trHeight w:val="439" w:hRule="atLeast"/>
          <w:tblHeader w:val="0"/>
        </w:trPr>
        <w:tc>
          <w:tcPr>
            <w:vMerge w:val="continue"/>
            <w:shd w:fill="d0cece" w:val="clear"/>
            <w:vAlign w:val="center"/>
          </w:tcPr>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6"/>
                <w:szCs w:val="26"/>
              </w:rPr>
            </w:pPr>
            <w:r w:rsidDel="00000000" w:rsidR="00000000" w:rsidRPr="00000000">
              <w:rPr>
                <w:rtl w:val="0"/>
              </w:rPr>
            </w:r>
          </w:p>
        </w:tc>
        <w:tc>
          <w:tcPr>
            <w:vMerge w:val="continue"/>
            <w:vAlign w:val="center"/>
          </w:tcPr>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6"/>
                <w:szCs w:val="26"/>
              </w:rPr>
            </w:pPr>
            <w:r w:rsidDel="00000000" w:rsidR="00000000" w:rsidRPr="00000000">
              <w:rPr>
                <w:rtl w:val="0"/>
              </w:rPr>
            </w:r>
          </w:p>
        </w:tc>
        <w:tc>
          <w:tcPr>
            <w:shd w:fill="d0cece" w:val="clear"/>
            <w:vAlign w:val="center"/>
          </w:tcPr>
          <w:p w:rsidR="00000000" w:rsidDel="00000000" w:rsidP="00000000" w:rsidRDefault="00000000" w:rsidRPr="00000000" w14:paraId="00000083">
            <w:pPr>
              <w:pBdr>
                <w:top w:space="0" w:sz="0" w:val="nil"/>
                <w:left w:space="0" w:sz="0" w:val="nil"/>
                <w:bottom w:space="0" w:sz="0" w:val="nil"/>
                <w:right w:space="0" w:sz="0" w:val="nil"/>
                <w:between w:space="0" w:sz="0" w:val="nil"/>
              </w:pBdr>
              <w:spacing w:line="360" w:lineRule="auto"/>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Date:</w:t>
            </w:r>
          </w:p>
        </w:tc>
        <w:tc>
          <w:tcPr>
            <w:vAlign w:val="center"/>
          </w:tcPr>
          <w:p w:rsidR="00000000" w:rsidDel="00000000" w:rsidP="00000000" w:rsidRDefault="00000000" w:rsidRPr="00000000" w14:paraId="00000084">
            <w:pPr>
              <w:pBdr>
                <w:top w:space="0" w:sz="0" w:val="nil"/>
                <w:left w:space="0" w:sz="0" w:val="nil"/>
                <w:bottom w:space="0" w:sz="0" w:val="nil"/>
                <w:right w:space="0" w:sz="0" w:val="nil"/>
                <w:between w:space="0" w:sz="0" w:val="nil"/>
              </w:pBdr>
              <w:spacing w:line="360" w:lineRule="auto"/>
              <w:rPr>
                <w:rFonts w:ascii="Times New Roman" w:cs="Times New Roman" w:eastAsia="Times New Roman" w:hAnsi="Times New Roman"/>
                <w:sz w:val="26"/>
                <w:szCs w:val="26"/>
              </w:rPr>
            </w:pPr>
            <w:r w:rsidDel="00000000" w:rsidR="00000000" w:rsidRPr="00000000">
              <w:rPr>
                <w:rtl w:val="0"/>
              </w:rPr>
            </w:r>
          </w:p>
        </w:tc>
      </w:tr>
      <w:tr>
        <w:trPr>
          <w:cantSplit w:val="0"/>
          <w:trHeight w:val="421" w:hRule="atLeast"/>
          <w:tblHeader w:val="0"/>
        </w:trPr>
        <w:tc>
          <w:tcPr>
            <w:vMerge w:val="continue"/>
            <w:shd w:fill="d0cece" w:val="clear"/>
            <w:vAlign w:val="center"/>
          </w:tcPr>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6"/>
                <w:szCs w:val="26"/>
              </w:rPr>
            </w:pPr>
            <w:r w:rsidDel="00000000" w:rsidR="00000000" w:rsidRPr="00000000">
              <w:rPr>
                <w:rtl w:val="0"/>
              </w:rPr>
            </w:r>
          </w:p>
        </w:tc>
        <w:tc>
          <w:tcPr>
            <w:vMerge w:val="restart"/>
            <w:vAlign w:val="center"/>
          </w:tcPr>
          <w:p w:rsidR="00000000" w:rsidDel="00000000" w:rsidP="00000000" w:rsidRDefault="00000000" w:rsidRPr="00000000" w14:paraId="00000086">
            <w:pPr>
              <w:tabs>
                <w:tab w:val="left" w:leader="none" w:pos="3686"/>
              </w:tabs>
              <w:spacing w:after="120" w:before="12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Phuc, Le Van </w:t>
            </w:r>
          </w:p>
        </w:tc>
        <w:tc>
          <w:tcPr>
            <w:shd w:fill="d0cece" w:val="clear"/>
            <w:vAlign w:val="center"/>
          </w:tcPr>
          <w:p w:rsidR="00000000" w:rsidDel="00000000" w:rsidP="00000000" w:rsidRDefault="00000000" w:rsidRPr="00000000" w14:paraId="00000087">
            <w:pPr>
              <w:pBdr>
                <w:top w:space="0" w:sz="0" w:val="nil"/>
                <w:left w:space="0" w:sz="0" w:val="nil"/>
                <w:bottom w:space="0" w:sz="0" w:val="nil"/>
                <w:right w:space="0" w:sz="0" w:val="nil"/>
                <w:between w:space="0" w:sz="0" w:val="nil"/>
              </w:pBdr>
              <w:spacing w:line="360" w:lineRule="auto"/>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Signature:</w:t>
            </w:r>
          </w:p>
        </w:tc>
        <w:tc>
          <w:tcPr>
            <w:vAlign w:val="center"/>
          </w:tcPr>
          <w:p w:rsidR="00000000" w:rsidDel="00000000" w:rsidP="00000000" w:rsidRDefault="00000000" w:rsidRPr="00000000" w14:paraId="00000088">
            <w:pPr>
              <w:pBdr>
                <w:top w:space="0" w:sz="0" w:val="nil"/>
                <w:left w:space="0" w:sz="0" w:val="nil"/>
                <w:bottom w:space="0" w:sz="0" w:val="nil"/>
                <w:right w:space="0" w:sz="0" w:val="nil"/>
                <w:between w:space="0" w:sz="0" w:val="nil"/>
              </w:pBdr>
              <w:spacing w:line="360" w:lineRule="auto"/>
              <w:rPr>
                <w:rFonts w:ascii="Times New Roman" w:cs="Times New Roman" w:eastAsia="Times New Roman" w:hAnsi="Times New Roman"/>
                <w:color w:val="000000"/>
                <w:sz w:val="26"/>
                <w:szCs w:val="26"/>
              </w:rPr>
            </w:pPr>
            <w:r w:rsidDel="00000000" w:rsidR="00000000" w:rsidRPr="00000000">
              <w:rPr>
                <w:rtl w:val="0"/>
              </w:rPr>
            </w:r>
          </w:p>
        </w:tc>
      </w:tr>
      <w:tr>
        <w:trPr>
          <w:cantSplit w:val="0"/>
          <w:trHeight w:val="394" w:hRule="atLeast"/>
          <w:tblHeader w:val="0"/>
        </w:trPr>
        <w:tc>
          <w:tcPr>
            <w:vMerge w:val="continue"/>
            <w:shd w:fill="d0cece" w:val="clear"/>
            <w:vAlign w:val="center"/>
          </w:tcPr>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6"/>
                <w:szCs w:val="26"/>
              </w:rPr>
            </w:pPr>
            <w:r w:rsidDel="00000000" w:rsidR="00000000" w:rsidRPr="00000000">
              <w:rPr>
                <w:rtl w:val="0"/>
              </w:rPr>
            </w:r>
          </w:p>
        </w:tc>
        <w:tc>
          <w:tcPr>
            <w:vMerge w:val="continue"/>
            <w:vAlign w:val="center"/>
          </w:tcPr>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6"/>
                <w:szCs w:val="26"/>
              </w:rPr>
            </w:pPr>
            <w:r w:rsidDel="00000000" w:rsidR="00000000" w:rsidRPr="00000000">
              <w:rPr>
                <w:rtl w:val="0"/>
              </w:rPr>
            </w:r>
          </w:p>
        </w:tc>
        <w:tc>
          <w:tcPr>
            <w:shd w:fill="d0cece" w:val="clear"/>
            <w:vAlign w:val="center"/>
          </w:tcPr>
          <w:p w:rsidR="00000000" w:rsidDel="00000000" w:rsidP="00000000" w:rsidRDefault="00000000" w:rsidRPr="00000000" w14:paraId="0000008B">
            <w:pPr>
              <w:pBdr>
                <w:top w:space="0" w:sz="0" w:val="nil"/>
                <w:left w:space="0" w:sz="0" w:val="nil"/>
                <w:bottom w:space="0" w:sz="0" w:val="nil"/>
                <w:right w:space="0" w:sz="0" w:val="nil"/>
                <w:between w:space="0" w:sz="0" w:val="nil"/>
              </w:pBdr>
              <w:spacing w:line="360" w:lineRule="auto"/>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Date:</w:t>
            </w:r>
          </w:p>
        </w:tc>
        <w:tc>
          <w:tcPr>
            <w:vAlign w:val="center"/>
          </w:tcPr>
          <w:p w:rsidR="00000000" w:rsidDel="00000000" w:rsidP="00000000" w:rsidRDefault="00000000" w:rsidRPr="00000000" w14:paraId="0000008C">
            <w:pPr>
              <w:pBdr>
                <w:top w:space="0" w:sz="0" w:val="nil"/>
                <w:left w:space="0" w:sz="0" w:val="nil"/>
                <w:bottom w:space="0" w:sz="0" w:val="nil"/>
                <w:right w:space="0" w:sz="0" w:val="nil"/>
                <w:between w:space="0" w:sz="0" w:val="nil"/>
              </w:pBdr>
              <w:spacing w:line="360" w:lineRule="auto"/>
              <w:rPr>
                <w:rFonts w:ascii="Times New Roman" w:cs="Times New Roman" w:eastAsia="Times New Roman" w:hAnsi="Times New Roman"/>
                <w:color w:val="000000"/>
                <w:sz w:val="26"/>
                <w:szCs w:val="26"/>
              </w:rPr>
            </w:pPr>
            <w:r w:rsidDel="00000000" w:rsidR="00000000" w:rsidRPr="00000000">
              <w:rPr>
                <w:rtl w:val="0"/>
              </w:rPr>
            </w:r>
          </w:p>
        </w:tc>
      </w:tr>
      <w:tr>
        <w:trPr>
          <w:cantSplit w:val="0"/>
          <w:trHeight w:val="475" w:hRule="atLeast"/>
          <w:tblHeader w:val="0"/>
        </w:trPr>
        <w:tc>
          <w:tcPr>
            <w:vMerge w:val="continue"/>
            <w:shd w:fill="d0cece" w:val="clear"/>
            <w:vAlign w:val="center"/>
          </w:tcPr>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6"/>
                <w:szCs w:val="26"/>
              </w:rPr>
            </w:pPr>
            <w:r w:rsidDel="00000000" w:rsidR="00000000" w:rsidRPr="00000000">
              <w:rPr>
                <w:rtl w:val="0"/>
              </w:rPr>
            </w:r>
          </w:p>
        </w:tc>
        <w:tc>
          <w:tcPr>
            <w:vMerge w:val="restart"/>
            <w:vAlign w:val="center"/>
          </w:tcPr>
          <w:p w:rsidR="00000000" w:rsidDel="00000000" w:rsidP="00000000" w:rsidRDefault="00000000" w:rsidRPr="00000000" w14:paraId="0000008E">
            <w:pPr>
              <w:tabs>
                <w:tab w:val="left" w:leader="none" w:pos="3686"/>
              </w:tabs>
              <w:spacing w:after="120" w:before="12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Loc, Nguyen Van</w:t>
            </w:r>
          </w:p>
        </w:tc>
        <w:tc>
          <w:tcPr>
            <w:shd w:fill="d0cece" w:val="clear"/>
            <w:vAlign w:val="center"/>
          </w:tcPr>
          <w:p w:rsidR="00000000" w:rsidDel="00000000" w:rsidP="00000000" w:rsidRDefault="00000000" w:rsidRPr="00000000" w14:paraId="0000008F">
            <w:pPr>
              <w:pBdr>
                <w:top w:space="0" w:sz="0" w:val="nil"/>
                <w:left w:space="0" w:sz="0" w:val="nil"/>
                <w:bottom w:space="0" w:sz="0" w:val="nil"/>
                <w:right w:space="0" w:sz="0" w:val="nil"/>
                <w:between w:space="0" w:sz="0" w:val="nil"/>
              </w:pBdr>
              <w:spacing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Signature:</w:t>
            </w:r>
            <w:r w:rsidDel="00000000" w:rsidR="00000000" w:rsidRPr="00000000">
              <w:rPr>
                <w:rtl w:val="0"/>
              </w:rPr>
            </w:r>
          </w:p>
        </w:tc>
        <w:tc>
          <w:tcPr>
            <w:vAlign w:val="center"/>
          </w:tcPr>
          <w:p w:rsidR="00000000" w:rsidDel="00000000" w:rsidP="00000000" w:rsidRDefault="00000000" w:rsidRPr="00000000" w14:paraId="00000090">
            <w:pPr>
              <w:pBdr>
                <w:top w:space="0" w:sz="0" w:val="nil"/>
                <w:left w:space="0" w:sz="0" w:val="nil"/>
                <w:bottom w:space="0" w:sz="0" w:val="nil"/>
                <w:right w:space="0" w:sz="0" w:val="nil"/>
                <w:between w:space="0" w:sz="0" w:val="nil"/>
              </w:pBdr>
              <w:spacing w:line="360" w:lineRule="auto"/>
              <w:rPr>
                <w:rFonts w:ascii="Times New Roman" w:cs="Times New Roman" w:eastAsia="Times New Roman" w:hAnsi="Times New Roman"/>
                <w:color w:val="000000"/>
                <w:sz w:val="26"/>
                <w:szCs w:val="26"/>
              </w:rPr>
            </w:pPr>
            <w:r w:rsidDel="00000000" w:rsidR="00000000" w:rsidRPr="00000000">
              <w:rPr>
                <w:rtl w:val="0"/>
              </w:rPr>
            </w:r>
          </w:p>
        </w:tc>
      </w:tr>
      <w:tr>
        <w:trPr>
          <w:cantSplit w:val="0"/>
          <w:trHeight w:val="340" w:hRule="atLeast"/>
          <w:tblHeader w:val="0"/>
        </w:trPr>
        <w:tc>
          <w:tcPr>
            <w:vMerge w:val="continue"/>
            <w:shd w:fill="d0cece" w:val="clear"/>
            <w:vAlign w:val="center"/>
          </w:tcPr>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6"/>
                <w:szCs w:val="26"/>
              </w:rPr>
            </w:pPr>
            <w:r w:rsidDel="00000000" w:rsidR="00000000" w:rsidRPr="00000000">
              <w:rPr>
                <w:rtl w:val="0"/>
              </w:rPr>
            </w:r>
          </w:p>
        </w:tc>
        <w:tc>
          <w:tcPr>
            <w:vMerge w:val="continue"/>
            <w:vAlign w:val="center"/>
          </w:tcPr>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6"/>
                <w:szCs w:val="26"/>
              </w:rPr>
            </w:pPr>
            <w:r w:rsidDel="00000000" w:rsidR="00000000" w:rsidRPr="00000000">
              <w:rPr>
                <w:rtl w:val="0"/>
              </w:rPr>
            </w:r>
          </w:p>
        </w:tc>
        <w:tc>
          <w:tcPr>
            <w:shd w:fill="d0cece" w:val="clear"/>
            <w:vAlign w:val="center"/>
          </w:tcPr>
          <w:p w:rsidR="00000000" w:rsidDel="00000000" w:rsidP="00000000" w:rsidRDefault="00000000" w:rsidRPr="00000000" w14:paraId="00000093">
            <w:pPr>
              <w:pBdr>
                <w:top w:space="0" w:sz="0" w:val="nil"/>
                <w:left w:space="0" w:sz="0" w:val="nil"/>
                <w:bottom w:space="0" w:sz="0" w:val="nil"/>
                <w:right w:space="0" w:sz="0" w:val="nil"/>
                <w:between w:space="0" w:sz="0" w:val="nil"/>
              </w:pBdr>
              <w:spacing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Date:</w:t>
            </w:r>
            <w:r w:rsidDel="00000000" w:rsidR="00000000" w:rsidRPr="00000000">
              <w:rPr>
                <w:rtl w:val="0"/>
              </w:rPr>
            </w:r>
          </w:p>
        </w:tc>
        <w:tc>
          <w:tcPr>
            <w:vAlign w:val="center"/>
          </w:tcPr>
          <w:p w:rsidR="00000000" w:rsidDel="00000000" w:rsidP="00000000" w:rsidRDefault="00000000" w:rsidRPr="00000000" w14:paraId="00000094">
            <w:pPr>
              <w:pBdr>
                <w:top w:space="0" w:sz="0" w:val="nil"/>
                <w:left w:space="0" w:sz="0" w:val="nil"/>
                <w:bottom w:space="0" w:sz="0" w:val="nil"/>
                <w:right w:space="0" w:sz="0" w:val="nil"/>
                <w:between w:space="0" w:sz="0" w:val="nil"/>
              </w:pBdr>
              <w:spacing w:line="360" w:lineRule="auto"/>
              <w:rPr>
                <w:rFonts w:ascii="Times New Roman" w:cs="Times New Roman" w:eastAsia="Times New Roman" w:hAnsi="Times New Roman"/>
                <w:color w:val="000000"/>
                <w:sz w:val="26"/>
                <w:szCs w:val="26"/>
              </w:rPr>
            </w:pPr>
            <w:r w:rsidDel="00000000" w:rsidR="00000000" w:rsidRPr="00000000">
              <w:rPr>
                <w:rtl w:val="0"/>
              </w:rPr>
            </w:r>
          </w:p>
        </w:tc>
      </w:tr>
      <w:tr>
        <w:trPr>
          <w:cantSplit w:val="0"/>
          <w:trHeight w:val="340" w:hRule="atLeast"/>
          <w:tblHeader w:val="0"/>
        </w:trPr>
        <w:tc>
          <w:tcPr>
            <w:vMerge w:val="continue"/>
            <w:shd w:fill="d0cece" w:val="clear"/>
            <w:vAlign w:val="center"/>
          </w:tcPr>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6"/>
                <w:szCs w:val="26"/>
              </w:rPr>
            </w:pPr>
            <w:r w:rsidDel="00000000" w:rsidR="00000000" w:rsidRPr="00000000">
              <w:rPr>
                <w:rtl w:val="0"/>
              </w:rPr>
            </w:r>
          </w:p>
        </w:tc>
        <w:tc>
          <w:tcPr>
            <w:vMerge w:val="restart"/>
            <w:vAlign w:val="center"/>
          </w:tcPr>
          <w:p w:rsidR="00000000" w:rsidDel="00000000" w:rsidP="00000000" w:rsidRDefault="00000000" w:rsidRPr="00000000" w14:paraId="00000096">
            <w:pPr>
              <w:widowControl w:val="0"/>
              <w:pBdr>
                <w:top w:space="0" w:sz="0" w:val="nil"/>
                <w:left w:space="0" w:sz="0" w:val="nil"/>
                <w:bottom w:space="0" w:sz="0" w:val="nil"/>
                <w:right w:space="0" w:sz="0" w:val="nil"/>
                <w:between w:space="0" w:sz="0" w:val="nil"/>
              </w:pBdr>
              <w:spacing w:line="360" w:lineRule="auto"/>
              <w:rPr>
                <w:rFonts w:ascii="Times New Roman" w:cs="Times New Roman" w:eastAsia="Times New Roman" w:hAnsi="Times New Roman"/>
                <w:color w:val="000000"/>
                <w:sz w:val="26"/>
                <w:szCs w:val="26"/>
              </w:rPr>
            </w:pPr>
            <w:r w:rsidDel="00000000" w:rsidR="00000000" w:rsidRPr="00000000">
              <w:rPr>
                <w:rtl w:val="0"/>
              </w:rPr>
            </w:r>
          </w:p>
        </w:tc>
        <w:tc>
          <w:tcPr>
            <w:shd w:fill="d0cece" w:val="clear"/>
            <w:vAlign w:val="center"/>
          </w:tcPr>
          <w:p w:rsidR="00000000" w:rsidDel="00000000" w:rsidP="00000000" w:rsidRDefault="00000000" w:rsidRPr="00000000" w14:paraId="00000097">
            <w:pPr>
              <w:pBdr>
                <w:top w:space="0" w:sz="0" w:val="nil"/>
                <w:left w:space="0" w:sz="0" w:val="nil"/>
                <w:bottom w:space="0" w:sz="0" w:val="nil"/>
                <w:right w:space="0" w:sz="0" w:val="nil"/>
                <w:between w:space="0" w:sz="0" w:val="nil"/>
              </w:pBdr>
              <w:spacing w:line="360" w:lineRule="auto"/>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Signature:</w:t>
            </w:r>
          </w:p>
        </w:tc>
        <w:tc>
          <w:tcPr>
            <w:vAlign w:val="center"/>
          </w:tcPr>
          <w:p w:rsidR="00000000" w:rsidDel="00000000" w:rsidP="00000000" w:rsidRDefault="00000000" w:rsidRPr="00000000" w14:paraId="00000098">
            <w:pPr>
              <w:pBdr>
                <w:top w:space="0" w:sz="0" w:val="nil"/>
                <w:left w:space="0" w:sz="0" w:val="nil"/>
                <w:bottom w:space="0" w:sz="0" w:val="nil"/>
                <w:right w:space="0" w:sz="0" w:val="nil"/>
                <w:between w:space="0" w:sz="0" w:val="nil"/>
              </w:pBdr>
              <w:spacing w:line="360" w:lineRule="auto"/>
              <w:rPr>
                <w:rFonts w:ascii="Times New Roman" w:cs="Times New Roman" w:eastAsia="Times New Roman" w:hAnsi="Times New Roman"/>
                <w:color w:val="000000"/>
                <w:sz w:val="26"/>
                <w:szCs w:val="26"/>
              </w:rPr>
            </w:pPr>
            <w:r w:rsidDel="00000000" w:rsidR="00000000" w:rsidRPr="00000000">
              <w:rPr>
                <w:rtl w:val="0"/>
              </w:rPr>
            </w:r>
          </w:p>
        </w:tc>
      </w:tr>
      <w:tr>
        <w:trPr>
          <w:cantSplit w:val="0"/>
          <w:trHeight w:val="340" w:hRule="atLeast"/>
          <w:tblHeader w:val="0"/>
        </w:trPr>
        <w:tc>
          <w:tcPr>
            <w:vMerge w:val="continue"/>
            <w:shd w:fill="d0cece" w:val="clear"/>
            <w:vAlign w:val="center"/>
          </w:tcPr>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6"/>
                <w:szCs w:val="26"/>
              </w:rPr>
            </w:pPr>
            <w:r w:rsidDel="00000000" w:rsidR="00000000" w:rsidRPr="00000000">
              <w:rPr>
                <w:rtl w:val="0"/>
              </w:rPr>
            </w:r>
          </w:p>
        </w:tc>
        <w:tc>
          <w:tcPr>
            <w:vMerge w:val="continue"/>
            <w:vAlign w:val="center"/>
          </w:tcPr>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6"/>
                <w:szCs w:val="26"/>
              </w:rPr>
            </w:pPr>
            <w:r w:rsidDel="00000000" w:rsidR="00000000" w:rsidRPr="00000000">
              <w:rPr>
                <w:rtl w:val="0"/>
              </w:rPr>
            </w:r>
          </w:p>
        </w:tc>
        <w:tc>
          <w:tcPr>
            <w:shd w:fill="d0cece" w:val="clear"/>
            <w:vAlign w:val="center"/>
          </w:tcPr>
          <w:p w:rsidR="00000000" w:rsidDel="00000000" w:rsidP="00000000" w:rsidRDefault="00000000" w:rsidRPr="00000000" w14:paraId="0000009B">
            <w:pPr>
              <w:pBdr>
                <w:top w:space="0" w:sz="0" w:val="nil"/>
                <w:left w:space="0" w:sz="0" w:val="nil"/>
                <w:bottom w:space="0" w:sz="0" w:val="nil"/>
                <w:right w:space="0" w:sz="0" w:val="nil"/>
                <w:between w:space="0" w:sz="0" w:val="nil"/>
              </w:pBdr>
              <w:spacing w:line="360" w:lineRule="auto"/>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Date:</w:t>
            </w:r>
          </w:p>
        </w:tc>
        <w:tc>
          <w:tcPr>
            <w:vAlign w:val="center"/>
          </w:tcPr>
          <w:p w:rsidR="00000000" w:rsidDel="00000000" w:rsidP="00000000" w:rsidRDefault="00000000" w:rsidRPr="00000000" w14:paraId="0000009C">
            <w:pPr>
              <w:pBdr>
                <w:top w:space="0" w:sz="0" w:val="nil"/>
                <w:left w:space="0" w:sz="0" w:val="nil"/>
                <w:bottom w:space="0" w:sz="0" w:val="nil"/>
                <w:right w:space="0" w:sz="0" w:val="nil"/>
                <w:between w:space="0" w:sz="0" w:val="nil"/>
              </w:pBdr>
              <w:spacing w:line="360" w:lineRule="auto"/>
              <w:rPr>
                <w:rFonts w:ascii="Times New Roman" w:cs="Times New Roman" w:eastAsia="Times New Roman" w:hAnsi="Times New Roman"/>
                <w:color w:val="000000"/>
                <w:sz w:val="26"/>
                <w:szCs w:val="26"/>
              </w:rPr>
            </w:pPr>
            <w:r w:rsidDel="00000000" w:rsidR="00000000" w:rsidRPr="00000000">
              <w:rPr>
                <w:rtl w:val="0"/>
              </w:rPr>
            </w:r>
          </w:p>
        </w:tc>
      </w:tr>
      <w:tr>
        <w:trPr>
          <w:cantSplit w:val="0"/>
          <w:trHeight w:val="340" w:hRule="atLeast"/>
          <w:tblHeader w:val="0"/>
        </w:trPr>
        <w:tc>
          <w:tcPr>
            <w:vMerge w:val="continue"/>
            <w:shd w:fill="d0cece" w:val="clear"/>
            <w:vAlign w:val="center"/>
          </w:tcPr>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6"/>
                <w:szCs w:val="26"/>
              </w:rPr>
            </w:pPr>
            <w:r w:rsidDel="00000000" w:rsidR="00000000" w:rsidRPr="00000000">
              <w:rPr>
                <w:rtl w:val="0"/>
              </w:rPr>
            </w:r>
          </w:p>
        </w:tc>
        <w:tc>
          <w:tcPr>
            <w:vMerge w:val="restart"/>
            <w:vAlign w:val="center"/>
          </w:tcPr>
          <w:p w:rsidR="00000000" w:rsidDel="00000000" w:rsidP="00000000" w:rsidRDefault="00000000" w:rsidRPr="00000000" w14:paraId="0000009E">
            <w:pPr>
              <w:widowControl w:val="0"/>
              <w:pBdr>
                <w:top w:space="0" w:sz="0" w:val="nil"/>
                <w:left w:space="0" w:sz="0" w:val="nil"/>
                <w:bottom w:space="0" w:sz="0" w:val="nil"/>
                <w:right w:space="0" w:sz="0" w:val="nil"/>
                <w:between w:space="0" w:sz="0" w:val="nil"/>
              </w:pBdr>
              <w:spacing w:line="360" w:lineRule="auto"/>
              <w:rPr>
                <w:rFonts w:ascii="Times New Roman" w:cs="Times New Roman" w:eastAsia="Times New Roman" w:hAnsi="Times New Roman"/>
                <w:color w:val="000000"/>
                <w:sz w:val="26"/>
                <w:szCs w:val="26"/>
              </w:rPr>
            </w:pPr>
            <w:r w:rsidDel="00000000" w:rsidR="00000000" w:rsidRPr="00000000">
              <w:rPr>
                <w:rtl w:val="0"/>
              </w:rPr>
            </w:r>
          </w:p>
        </w:tc>
        <w:tc>
          <w:tcPr>
            <w:shd w:fill="d0cece" w:val="clear"/>
            <w:vAlign w:val="center"/>
          </w:tcPr>
          <w:p w:rsidR="00000000" w:rsidDel="00000000" w:rsidP="00000000" w:rsidRDefault="00000000" w:rsidRPr="00000000" w14:paraId="0000009F">
            <w:pPr>
              <w:pBdr>
                <w:top w:space="0" w:sz="0" w:val="nil"/>
                <w:left w:space="0" w:sz="0" w:val="nil"/>
                <w:bottom w:space="0" w:sz="0" w:val="nil"/>
                <w:right w:space="0" w:sz="0" w:val="nil"/>
                <w:between w:space="0" w:sz="0" w:val="nil"/>
              </w:pBdr>
              <w:spacing w:line="360" w:lineRule="auto"/>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Signature:</w:t>
            </w:r>
          </w:p>
        </w:tc>
        <w:tc>
          <w:tcPr>
            <w:vAlign w:val="center"/>
          </w:tcPr>
          <w:p w:rsidR="00000000" w:rsidDel="00000000" w:rsidP="00000000" w:rsidRDefault="00000000" w:rsidRPr="00000000" w14:paraId="000000A0">
            <w:pPr>
              <w:pBdr>
                <w:top w:space="0" w:sz="0" w:val="nil"/>
                <w:left w:space="0" w:sz="0" w:val="nil"/>
                <w:bottom w:space="0" w:sz="0" w:val="nil"/>
                <w:right w:space="0" w:sz="0" w:val="nil"/>
                <w:between w:space="0" w:sz="0" w:val="nil"/>
              </w:pBdr>
              <w:spacing w:line="360" w:lineRule="auto"/>
              <w:rPr>
                <w:rFonts w:ascii="Times New Roman" w:cs="Times New Roman" w:eastAsia="Times New Roman" w:hAnsi="Times New Roman"/>
                <w:color w:val="000000"/>
                <w:sz w:val="26"/>
                <w:szCs w:val="26"/>
              </w:rPr>
            </w:pPr>
            <w:r w:rsidDel="00000000" w:rsidR="00000000" w:rsidRPr="00000000">
              <w:rPr>
                <w:rtl w:val="0"/>
              </w:rPr>
            </w:r>
          </w:p>
        </w:tc>
      </w:tr>
      <w:tr>
        <w:trPr>
          <w:cantSplit w:val="0"/>
          <w:trHeight w:val="340" w:hRule="atLeast"/>
          <w:tblHeader w:val="0"/>
        </w:trPr>
        <w:tc>
          <w:tcPr>
            <w:vMerge w:val="continue"/>
            <w:shd w:fill="d0cece" w:val="clear"/>
            <w:vAlign w:val="center"/>
          </w:tcPr>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6"/>
                <w:szCs w:val="26"/>
              </w:rPr>
            </w:pPr>
            <w:r w:rsidDel="00000000" w:rsidR="00000000" w:rsidRPr="00000000">
              <w:rPr>
                <w:rtl w:val="0"/>
              </w:rPr>
            </w:r>
          </w:p>
        </w:tc>
        <w:tc>
          <w:tcPr>
            <w:vMerge w:val="continue"/>
            <w:vAlign w:val="center"/>
          </w:tcPr>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6"/>
                <w:szCs w:val="26"/>
              </w:rPr>
            </w:pPr>
            <w:r w:rsidDel="00000000" w:rsidR="00000000" w:rsidRPr="00000000">
              <w:rPr>
                <w:rtl w:val="0"/>
              </w:rPr>
            </w:r>
          </w:p>
        </w:tc>
        <w:tc>
          <w:tcPr>
            <w:shd w:fill="d0cece" w:val="clear"/>
            <w:vAlign w:val="center"/>
          </w:tcPr>
          <w:p w:rsidR="00000000" w:rsidDel="00000000" w:rsidP="00000000" w:rsidRDefault="00000000" w:rsidRPr="00000000" w14:paraId="000000A3">
            <w:pPr>
              <w:pBdr>
                <w:top w:space="0" w:sz="0" w:val="nil"/>
                <w:left w:space="0" w:sz="0" w:val="nil"/>
                <w:bottom w:space="0" w:sz="0" w:val="nil"/>
                <w:right w:space="0" w:sz="0" w:val="nil"/>
                <w:between w:space="0" w:sz="0" w:val="nil"/>
              </w:pBdr>
              <w:spacing w:line="360" w:lineRule="auto"/>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Date:</w:t>
            </w:r>
          </w:p>
        </w:tc>
        <w:tc>
          <w:tcPr>
            <w:vAlign w:val="center"/>
          </w:tcPr>
          <w:p w:rsidR="00000000" w:rsidDel="00000000" w:rsidP="00000000" w:rsidRDefault="00000000" w:rsidRPr="00000000" w14:paraId="000000A4">
            <w:pPr>
              <w:pBdr>
                <w:top w:space="0" w:sz="0" w:val="nil"/>
                <w:left w:space="0" w:sz="0" w:val="nil"/>
                <w:bottom w:space="0" w:sz="0" w:val="nil"/>
                <w:right w:space="0" w:sz="0" w:val="nil"/>
                <w:between w:space="0" w:sz="0" w:val="nil"/>
              </w:pBdr>
              <w:spacing w:line="360" w:lineRule="auto"/>
              <w:rPr>
                <w:rFonts w:ascii="Times New Roman" w:cs="Times New Roman" w:eastAsia="Times New Roman" w:hAnsi="Times New Roman"/>
                <w:color w:val="000000"/>
                <w:sz w:val="26"/>
                <w:szCs w:val="26"/>
              </w:rPr>
            </w:pPr>
            <w:r w:rsidDel="00000000" w:rsidR="00000000" w:rsidRPr="00000000">
              <w:rPr>
                <w:rtl w:val="0"/>
              </w:rPr>
            </w:r>
          </w:p>
        </w:tc>
      </w:tr>
    </w:tbl>
    <w:p w:rsidR="00000000" w:rsidDel="00000000" w:rsidP="00000000" w:rsidRDefault="00000000" w:rsidRPr="00000000" w14:paraId="000000A5">
      <w:pPr>
        <w:spacing w:after="120" w:before="120" w:lineRule="auto"/>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A6">
      <w:pPr>
        <w:rPr>
          <w:rFonts w:ascii="Times New Roman" w:cs="Times New Roman" w:eastAsia="Times New Roman" w:hAnsi="Times New Roman"/>
          <w:b w:val="1"/>
          <w:sz w:val="26"/>
          <w:szCs w:val="26"/>
        </w:rPr>
      </w:pPr>
      <w:r w:rsidDel="00000000" w:rsidR="00000000" w:rsidRPr="00000000">
        <w:br w:type="page"/>
      </w:r>
      <w:r w:rsidDel="00000000" w:rsidR="00000000" w:rsidRPr="00000000">
        <w:rPr>
          <w:rtl w:val="0"/>
        </w:rPr>
      </w:r>
    </w:p>
    <w:sdt>
      <w:sdtPr>
        <w:tag w:val="goog_rdk_1"/>
      </w:sdtPr>
      <w:sdtContent>
        <w:p w:rsidR="00000000" w:rsidDel="00000000" w:rsidP="00000000" w:rsidRDefault="00000000" w:rsidRPr="00000000" w14:paraId="000000A7">
          <w:pPr>
            <w:spacing w:after="120" w:before="120" w:lineRule="auto"/>
            <w:jc w:val="center"/>
            <w:rPr>
              <w:ins w:author="Thị Phương Thanh Đặng" w:id="0" w:date="2023-12-30T15:51:22Z"/>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REVISION HISTORY</w:t>
          </w:r>
          <w:sdt>
            <w:sdtPr>
              <w:tag w:val="goog_rdk_0"/>
            </w:sdtPr>
            <w:sdtContent>
              <w:ins w:author="Thị Phương Thanh Đặng" w:id="0" w:date="2023-12-30T15:51:22Z">
                <w:r w:rsidDel="00000000" w:rsidR="00000000" w:rsidRPr="00000000">
                  <w:rPr>
                    <w:rtl w:val="0"/>
                  </w:rPr>
                </w:r>
              </w:ins>
            </w:sdtContent>
          </w:sdt>
        </w:p>
      </w:sdtContent>
    </w:sdt>
    <w:tbl>
      <w:tblPr>
        <w:tblStyle w:val="Table4"/>
        <w:tblW w:w="916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15"/>
        <w:gridCol w:w="1815"/>
        <w:gridCol w:w="5535"/>
        <w:tblGridChange w:id="0">
          <w:tblGrid>
            <w:gridCol w:w="1815"/>
            <w:gridCol w:w="1815"/>
            <w:gridCol w:w="5535"/>
          </w:tblGrid>
        </w:tblGridChange>
      </w:tblGrid>
      <w:sdt>
        <w:sdtPr>
          <w:tag w:val="goog_rdk_2"/>
        </w:sdtPr>
        <w:sdtContent>
          <w:tr>
            <w:trPr>
              <w:cantSplit w:val="0"/>
              <w:trHeight w:val="555" w:hRule="atLeast"/>
              <w:tblHeader w:val="0"/>
              <w:ins w:author="Thị Phương Thanh Đặng" w:id="0" w:date="2023-12-30T15:51:22Z"/>
            </w:trPr>
            <w:tc>
              <w:tcPr>
                <w:tcBorders>
                  <w:top w:color="000000" w:space="0" w:sz="5" w:val="single"/>
                  <w:left w:color="000000" w:space="0" w:sz="5" w:val="single"/>
                  <w:bottom w:color="000000" w:space="0" w:sz="5" w:val="single"/>
                  <w:right w:color="000000" w:space="0" w:sz="5" w:val="single"/>
                </w:tcBorders>
                <w:shd w:fill="d0cece" w:val="clear"/>
                <w:tcMar>
                  <w:top w:w="0.0" w:type="dxa"/>
                  <w:left w:w="100.0" w:type="dxa"/>
                  <w:bottom w:w="0.0" w:type="dxa"/>
                  <w:right w:w="100.0" w:type="dxa"/>
                </w:tcMar>
                <w:vAlign w:val="top"/>
              </w:tcPr>
              <w:sdt>
                <w:sdtPr>
                  <w:tag w:val="goog_rdk_4"/>
                </w:sdtPr>
                <w:sdtContent>
                  <w:p w:rsidR="00000000" w:rsidDel="00000000" w:rsidP="00000000" w:rsidRDefault="00000000" w:rsidRPr="00000000" w14:paraId="000000A8">
                    <w:pPr>
                      <w:spacing w:after="120" w:before="120" w:lineRule="auto"/>
                      <w:jc w:val="center"/>
                      <w:rPr>
                        <w:ins w:author="Thị Phương Thanh Đặng" w:id="0" w:date="2023-12-30T15:51:22Z"/>
                        <w:rFonts w:ascii="Times New Roman" w:cs="Times New Roman" w:eastAsia="Times New Roman" w:hAnsi="Times New Roman"/>
                        <w:b w:val="1"/>
                        <w:sz w:val="32"/>
                        <w:szCs w:val="32"/>
                      </w:rPr>
                    </w:pPr>
                    <w:sdt>
                      <w:sdtPr>
                        <w:tag w:val="goog_rdk_3"/>
                      </w:sdtPr>
                      <w:sdtContent>
                        <w:ins w:author="Thị Phương Thanh Đặng" w:id="0" w:date="2023-12-30T15:51:22Z">
                          <w:r w:rsidDel="00000000" w:rsidR="00000000" w:rsidRPr="00000000">
                            <w:rPr>
                              <w:rFonts w:ascii="Times New Roman" w:cs="Times New Roman" w:eastAsia="Times New Roman" w:hAnsi="Times New Roman"/>
                              <w:b w:val="1"/>
                              <w:sz w:val="32"/>
                              <w:szCs w:val="32"/>
                              <w:rtl w:val="0"/>
                            </w:rPr>
                            <w:t xml:space="preserve">Version</w:t>
                          </w:r>
                        </w:ins>
                      </w:sdtContent>
                    </w:sdt>
                  </w:p>
                </w:sdtContent>
              </w:sdt>
            </w:tc>
            <w:tc>
              <w:tcPr>
                <w:tcBorders>
                  <w:top w:color="000000" w:space="0" w:sz="5" w:val="single"/>
                  <w:left w:color="000000" w:space="0" w:sz="0" w:val="nil"/>
                  <w:bottom w:color="000000" w:space="0" w:sz="5" w:val="single"/>
                  <w:right w:color="000000" w:space="0" w:sz="5" w:val="single"/>
                </w:tcBorders>
                <w:shd w:fill="d0cece" w:val="clear"/>
                <w:tcMar>
                  <w:top w:w="0.0" w:type="dxa"/>
                  <w:left w:w="100.0" w:type="dxa"/>
                  <w:bottom w:w="0.0" w:type="dxa"/>
                  <w:right w:w="100.0" w:type="dxa"/>
                </w:tcMar>
                <w:vAlign w:val="top"/>
              </w:tcPr>
              <w:sdt>
                <w:sdtPr>
                  <w:tag w:val="goog_rdk_6"/>
                </w:sdtPr>
                <w:sdtContent>
                  <w:p w:rsidR="00000000" w:rsidDel="00000000" w:rsidP="00000000" w:rsidRDefault="00000000" w:rsidRPr="00000000" w14:paraId="000000A9">
                    <w:pPr>
                      <w:spacing w:after="120" w:before="120" w:lineRule="auto"/>
                      <w:jc w:val="center"/>
                      <w:rPr>
                        <w:ins w:author="Thị Phương Thanh Đặng" w:id="0" w:date="2023-12-30T15:51:22Z"/>
                        <w:rFonts w:ascii="Times New Roman" w:cs="Times New Roman" w:eastAsia="Times New Roman" w:hAnsi="Times New Roman"/>
                        <w:b w:val="1"/>
                        <w:sz w:val="32"/>
                        <w:szCs w:val="32"/>
                      </w:rPr>
                    </w:pPr>
                    <w:sdt>
                      <w:sdtPr>
                        <w:tag w:val="goog_rdk_5"/>
                      </w:sdtPr>
                      <w:sdtContent>
                        <w:ins w:author="Thị Phương Thanh Đặng" w:id="0" w:date="2023-12-30T15:51:22Z">
                          <w:r w:rsidDel="00000000" w:rsidR="00000000" w:rsidRPr="00000000">
                            <w:rPr>
                              <w:rFonts w:ascii="Times New Roman" w:cs="Times New Roman" w:eastAsia="Times New Roman" w:hAnsi="Times New Roman"/>
                              <w:b w:val="1"/>
                              <w:sz w:val="32"/>
                              <w:szCs w:val="32"/>
                              <w:rtl w:val="0"/>
                            </w:rPr>
                            <w:t xml:space="preserve">Date</w:t>
                          </w:r>
                        </w:ins>
                      </w:sdtContent>
                    </w:sdt>
                  </w:p>
                </w:sdtContent>
              </w:sdt>
            </w:tc>
            <w:tc>
              <w:tcPr>
                <w:tcBorders>
                  <w:top w:color="000000" w:space="0" w:sz="5" w:val="single"/>
                  <w:left w:color="000000" w:space="0" w:sz="0" w:val="nil"/>
                  <w:bottom w:color="000000" w:space="0" w:sz="5" w:val="single"/>
                  <w:right w:color="000000" w:space="0" w:sz="5" w:val="single"/>
                </w:tcBorders>
                <w:shd w:fill="d0cece" w:val="clear"/>
                <w:tcMar>
                  <w:top w:w="0.0" w:type="dxa"/>
                  <w:left w:w="100.0" w:type="dxa"/>
                  <w:bottom w:w="0.0" w:type="dxa"/>
                  <w:right w:w="100.0" w:type="dxa"/>
                </w:tcMar>
                <w:vAlign w:val="top"/>
              </w:tcPr>
              <w:sdt>
                <w:sdtPr>
                  <w:tag w:val="goog_rdk_8"/>
                </w:sdtPr>
                <w:sdtContent>
                  <w:p w:rsidR="00000000" w:rsidDel="00000000" w:rsidP="00000000" w:rsidRDefault="00000000" w:rsidRPr="00000000" w14:paraId="000000AA">
                    <w:pPr>
                      <w:spacing w:after="120" w:before="120" w:lineRule="auto"/>
                      <w:jc w:val="center"/>
                      <w:rPr>
                        <w:ins w:author="Thị Phương Thanh Đặng" w:id="0" w:date="2023-12-30T15:51:22Z"/>
                        <w:rFonts w:ascii="Times New Roman" w:cs="Times New Roman" w:eastAsia="Times New Roman" w:hAnsi="Times New Roman"/>
                        <w:b w:val="1"/>
                        <w:sz w:val="32"/>
                        <w:szCs w:val="32"/>
                      </w:rPr>
                    </w:pPr>
                    <w:sdt>
                      <w:sdtPr>
                        <w:tag w:val="goog_rdk_7"/>
                      </w:sdtPr>
                      <w:sdtContent>
                        <w:ins w:author="Thị Phương Thanh Đặng" w:id="0" w:date="2023-12-30T15:51:22Z">
                          <w:r w:rsidDel="00000000" w:rsidR="00000000" w:rsidRPr="00000000">
                            <w:rPr>
                              <w:rFonts w:ascii="Times New Roman" w:cs="Times New Roman" w:eastAsia="Times New Roman" w:hAnsi="Times New Roman"/>
                              <w:b w:val="1"/>
                              <w:sz w:val="32"/>
                              <w:szCs w:val="32"/>
                              <w:rtl w:val="0"/>
                            </w:rPr>
                            <w:t xml:space="preserve">Description</w:t>
                          </w:r>
                        </w:ins>
                      </w:sdtContent>
                    </w:sdt>
                  </w:p>
                </w:sdtContent>
              </w:sdt>
            </w:tc>
          </w:tr>
        </w:sdtContent>
      </w:sdt>
      <w:sdt>
        <w:sdtPr>
          <w:tag w:val="goog_rdk_9"/>
        </w:sdtPr>
        <w:sdtContent>
          <w:tr>
            <w:trPr>
              <w:cantSplit w:val="0"/>
              <w:trHeight w:val="1020" w:hRule="atLeast"/>
              <w:tblHeader w:val="0"/>
              <w:ins w:author="Thị Phương Thanh Đặng" w:id="0" w:date="2023-12-30T15:51:22Z"/>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sdt>
                <w:sdtPr>
                  <w:tag w:val="goog_rdk_11"/>
                </w:sdtPr>
                <w:sdtContent>
                  <w:p w:rsidR="00000000" w:rsidDel="00000000" w:rsidP="00000000" w:rsidRDefault="00000000" w:rsidRPr="00000000" w14:paraId="000000AB">
                    <w:pPr>
                      <w:spacing w:after="120" w:before="120" w:lineRule="auto"/>
                      <w:jc w:val="center"/>
                      <w:rPr>
                        <w:ins w:author="Thị Phương Thanh Đặng" w:id="0" w:date="2023-12-30T15:51:22Z"/>
                        <w:rFonts w:ascii="Times New Roman" w:cs="Times New Roman" w:eastAsia="Times New Roman" w:hAnsi="Times New Roman"/>
                        <w:b w:val="1"/>
                        <w:sz w:val="32"/>
                        <w:szCs w:val="32"/>
                        <w:highlight w:val="white"/>
                      </w:rPr>
                    </w:pPr>
                    <w:sdt>
                      <w:sdtPr>
                        <w:tag w:val="goog_rdk_10"/>
                      </w:sdtPr>
                      <w:sdtContent>
                        <w:ins w:author="Thị Phương Thanh Đặng" w:id="0" w:date="2023-12-30T15:51:22Z">
                          <w:r w:rsidDel="00000000" w:rsidR="00000000" w:rsidRPr="00000000">
                            <w:rPr>
                              <w:rFonts w:ascii="Times New Roman" w:cs="Times New Roman" w:eastAsia="Times New Roman" w:hAnsi="Times New Roman"/>
                              <w:b w:val="1"/>
                              <w:sz w:val="32"/>
                              <w:szCs w:val="32"/>
                              <w:highlight w:val="white"/>
                              <w:rtl w:val="0"/>
                            </w:rPr>
                            <w:t xml:space="preserve">1.0</w:t>
                          </w:r>
                        </w:ins>
                      </w:sdtContent>
                    </w:sdt>
                  </w:p>
                </w:sdtContent>
              </w:sdt>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sdt>
                <w:sdtPr>
                  <w:tag w:val="goog_rdk_13"/>
                </w:sdtPr>
                <w:sdtContent>
                  <w:p w:rsidR="00000000" w:rsidDel="00000000" w:rsidP="00000000" w:rsidRDefault="00000000" w:rsidRPr="00000000" w14:paraId="000000AC">
                    <w:pPr>
                      <w:spacing w:after="120" w:before="120" w:lineRule="auto"/>
                      <w:jc w:val="center"/>
                      <w:rPr>
                        <w:ins w:author="Thị Phương Thanh Đặng" w:id="0" w:date="2023-12-30T15:51:22Z"/>
                        <w:rFonts w:ascii="Times New Roman" w:cs="Times New Roman" w:eastAsia="Times New Roman" w:hAnsi="Times New Roman"/>
                        <w:b w:val="1"/>
                        <w:sz w:val="32"/>
                        <w:szCs w:val="32"/>
                        <w:highlight w:val="white"/>
                      </w:rPr>
                    </w:pPr>
                    <w:sdt>
                      <w:sdtPr>
                        <w:tag w:val="goog_rdk_12"/>
                      </w:sdtPr>
                      <w:sdtContent>
                        <w:ins w:author="Thị Phương Thanh Đặng" w:id="0" w:date="2023-12-30T15:51:22Z">
                          <w:r w:rsidDel="00000000" w:rsidR="00000000" w:rsidRPr="00000000">
                            <w:rPr>
                              <w:rFonts w:ascii="Times New Roman" w:cs="Times New Roman" w:eastAsia="Times New Roman" w:hAnsi="Times New Roman"/>
                              <w:b w:val="1"/>
                              <w:sz w:val="32"/>
                              <w:szCs w:val="32"/>
                              <w:highlight w:val="white"/>
                              <w:rtl w:val="0"/>
                            </w:rPr>
                            <w:t xml:space="preserve">5/12/2023</w:t>
                          </w:r>
                        </w:ins>
                      </w:sdtContent>
                    </w:sdt>
                  </w:p>
                </w:sdtContent>
              </w:sdt>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sdt>
                <w:sdtPr>
                  <w:tag w:val="goog_rdk_15"/>
                </w:sdtPr>
                <w:sdtContent>
                  <w:p w:rsidR="00000000" w:rsidDel="00000000" w:rsidP="00000000" w:rsidRDefault="00000000" w:rsidRPr="00000000" w14:paraId="000000AD">
                    <w:pPr>
                      <w:spacing w:after="120" w:before="120" w:lineRule="auto"/>
                      <w:jc w:val="center"/>
                      <w:rPr>
                        <w:ins w:author="Thị Phương Thanh Đặng" w:id="0" w:date="2023-12-30T15:51:22Z"/>
                        <w:rFonts w:ascii="Times New Roman" w:cs="Times New Roman" w:eastAsia="Times New Roman" w:hAnsi="Times New Roman"/>
                        <w:b w:val="1"/>
                        <w:sz w:val="32"/>
                        <w:szCs w:val="32"/>
                        <w:highlight w:val="white"/>
                      </w:rPr>
                    </w:pPr>
                    <w:sdt>
                      <w:sdtPr>
                        <w:tag w:val="goog_rdk_14"/>
                      </w:sdtPr>
                      <w:sdtContent>
                        <w:ins w:author="Thị Phương Thanh Đặng" w:id="0" w:date="2023-12-30T15:51:22Z">
                          <w:r w:rsidDel="00000000" w:rsidR="00000000" w:rsidRPr="00000000">
                            <w:rPr>
                              <w:rFonts w:ascii="Times New Roman" w:cs="Times New Roman" w:eastAsia="Times New Roman" w:hAnsi="Times New Roman"/>
                              <w:b w:val="1"/>
                              <w:sz w:val="32"/>
                              <w:szCs w:val="32"/>
                              <w:highlight w:val="white"/>
                              <w:rtl w:val="0"/>
                            </w:rPr>
                            <w:t xml:space="preserve">Make Synthesis Report Group Project Document</w:t>
                          </w:r>
                        </w:ins>
                      </w:sdtContent>
                    </w:sdt>
                  </w:p>
                </w:sdtContent>
              </w:sdt>
            </w:tc>
          </w:tr>
        </w:sdtContent>
      </w:sdt>
      <w:sdt>
        <w:sdtPr>
          <w:tag w:val="goog_rdk_16"/>
        </w:sdtPr>
        <w:sdtContent>
          <w:tr>
            <w:trPr>
              <w:cantSplit w:val="0"/>
              <w:trHeight w:val="765" w:hRule="atLeast"/>
              <w:tblHeader w:val="0"/>
              <w:ins w:author="Thị Phương Thanh Đặng" w:id="0" w:date="2023-12-30T15:51:22Z"/>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sdt>
                <w:sdtPr>
                  <w:tag w:val="goog_rdk_18"/>
                </w:sdtPr>
                <w:sdtContent>
                  <w:p w:rsidR="00000000" w:rsidDel="00000000" w:rsidP="00000000" w:rsidRDefault="00000000" w:rsidRPr="00000000" w14:paraId="000000AE">
                    <w:pPr>
                      <w:spacing w:after="120" w:before="120" w:lineRule="auto"/>
                      <w:jc w:val="center"/>
                      <w:rPr>
                        <w:ins w:author="Thị Phương Thanh Đặng" w:id="0" w:date="2023-12-30T15:51:22Z"/>
                        <w:rFonts w:ascii="Times New Roman" w:cs="Times New Roman" w:eastAsia="Times New Roman" w:hAnsi="Times New Roman"/>
                        <w:b w:val="1"/>
                        <w:sz w:val="32"/>
                        <w:szCs w:val="32"/>
                        <w:highlight w:val="white"/>
                      </w:rPr>
                    </w:pPr>
                    <w:sdt>
                      <w:sdtPr>
                        <w:tag w:val="goog_rdk_17"/>
                      </w:sdtPr>
                      <w:sdtContent>
                        <w:ins w:author="Thị Phương Thanh Đặng" w:id="0" w:date="2023-12-30T15:51:22Z">
                          <w:r w:rsidDel="00000000" w:rsidR="00000000" w:rsidRPr="00000000">
                            <w:rPr>
                              <w:rFonts w:ascii="Times New Roman" w:cs="Times New Roman" w:eastAsia="Times New Roman" w:hAnsi="Times New Roman"/>
                              <w:b w:val="1"/>
                              <w:sz w:val="32"/>
                              <w:szCs w:val="32"/>
                              <w:highlight w:val="white"/>
                              <w:rtl w:val="0"/>
                            </w:rPr>
                            <w:t xml:space="preserve">1.1</w:t>
                          </w:r>
                        </w:ins>
                      </w:sdtContent>
                    </w:sdt>
                  </w:p>
                </w:sdtContent>
              </w:sdt>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sdt>
                <w:sdtPr>
                  <w:tag w:val="goog_rdk_20"/>
                </w:sdtPr>
                <w:sdtContent>
                  <w:p w:rsidR="00000000" w:rsidDel="00000000" w:rsidP="00000000" w:rsidRDefault="00000000" w:rsidRPr="00000000" w14:paraId="000000AF">
                    <w:pPr>
                      <w:spacing w:after="120" w:before="120" w:lineRule="auto"/>
                      <w:jc w:val="center"/>
                      <w:rPr>
                        <w:ins w:author="Thị Phương Thanh Đặng" w:id="0" w:date="2023-12-30T15:51:22Z"/>
                        <w:rFonts w:ascii="Times New Roman" w:cs="Times New Roman" w:eastAsia="Times New Roman" w:hAnsi="Times New Roman"/>
                        <w:b w:val="1"/>
                        <w:sz w:val="32"/>
                        <w:szCs w:val="32"/>
                        <w:highlight w:val="white"/>
                      </w:rPr>
                    </w:pPr>
                    <w:sdt>
                      <w:sdtPr>
                        <w:tag w:val="goog_rdk_19"/>
                      </w:sdtPr>
                      <w:sdtContent>
                        <w:ins w:author="Thị Phương Thanh Đặng" w:id="0" w:date="2023-12-30T15:51:22Z">
                          <w:r w:rsidDel="00000000" w:rsidR="00000000" w:rsidRPr="00000000">
                            <w:rPr>
                              <w:rFonts w:ascii="Times New Roman" w:cs="Times New Roman" w:eastAsia="Times New Roman" w:hAnsi="Times New Roman"/>
                              <w:b w:val="1"/>
                              <w:sz w:val="32"/>
                              <w:szCs w:val="32"/>
                              <w:highlight w:val="white"/>
                              <w:rtl w:val="0"/>
                            </w:rPr>
                            <w:t xml:space="preserve">5/12/2023</w:t>
                          </w:r>
                        </w:ins>
                      </w:sdtContent>
                    </w:sdt>
                  </w:p>
                </w:sdtContent>
              </w:sdt>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sdt>
                <w:sdtPr>
                  <w:tag w:val="goog_rdk_22"/>
                </w:sdtPr>
                <w:sdtContent>
                  <w:p w:rsidR="00000000" w:rsidDel="00000000" w:rsidP="00000000" w:rsidRDefault="00000000" w:rsidRPr="00000000" w14:paraId="000000B0">
                    <w:pPr>
                      <w:shd w:fill="f8f9fa" w:val="clear"/>
                      <w:spacing w:after="240" w:before="240" w:line="589.090909090909" w:lineRule="auto"/>
                      <w:jc w:val="center"/>
                      <w:rPr>
                        <w:ins w:author="Thị Phương Thanh Đặng" w:id="0" w:date="2023-12-30T15:51:22Z"/>
                        <w:rFonts w:ascii="Times New Roman" w:cs="Times New Roman" w:eastAsia="Times New Roman" w:hAnsi="Times New Roman"/>
                        <w:b w:val="1"/>
                        <w:sz w:val="32"/>
                        <w:szCs w:val="32"/>
                        <w:highlight w:val="white"/>
                      </w:rPr>
                    </w:pPr>
                    <w:sdt>
                      <w:sdtPr>
                        <w:tag w:val="goog_rdk_21"/>
                      </w:sdtPr>
                      <w:sdtContent>
                        <w:ins w:author="Thị Phương Thanh Đặng" w:id="0" w:date="2023-12-30T15:51:22Z">
                          <w:r w:rsidDel="00000000" w:rsidR="00000000" w:rsidRPr="00000000">
                            <w:rPr>
                              <w:rFonts w:ascii="Times New Roman" w:cs="Times New Roman" w:eastAsia="Times New Roman" w:hAnsi="Times New Roman"/>
                              <w:b w:val="1"/>
                              <w:sz w:val="32"/>
                              <w:szCs w:val="32"/>
                              <w:highlight w:val="white"/>
                              <w:rtl w:val="0"/>
                            </w:rPr>
                            <w:t xml:space="preserve">Project kick-off meeting</w:t>
                          </w:r>
                        </w:ins>
                      </w:sdtContent>
                    </w:sdt>
                  </w:p>
                </w:sdtContent>
              </w:sdt>
            </w:tc>
          </w:tr>
        </w:sdtContent>
      </w:sdt>
      <w:sdt>
        <w:sdtPr>
          <w:tag w:val="goog_rdk_23"/>
        </w:sdtPr>
        <w:sdtContent>
          <w:tr>
            <w:trPr>
              <w:cantSplit w:val="0"/>
              <w:trHeight w:val="435" w:hRule="atLeast"/>
              <w:tblHeader w:val="0"/>
              <w:ins w:author="Thị Phương Thanh Đặng" w:id="0" w:date="2023-12-30T15:51:22Z"/>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sdt>
                <w:sdtPr>
                  <w:tag w:val="goog_rdk_25"/>
                </w:sdtPr>
                <w:sdtContent>
                  <w:p w:rsidR="00000000" w:rsidDel="00000000" w:rsidP="00000000" w:rsidRDefault="00000000" w:rsidRPr="00000000" w14:paraId="000000B1">
                    <w:pPr>
                      <w:spacing w:after="240" w:before="240" w:lineRule="auto"/>
                      <w:jc w:val="center"/>
                      <w:rPr>
                        <w:ins w:author="Thị Phương Thanh Đặng" w:id="0" w:date="2023-12-30T15:51:22Z"/>
                        <w:rFonts w:ascii="Times New Roman" w:cs="Times New Roman" w:eastAsia="Times New Roman" w:hAnsi="Times New Roman"/>
                        <w:b w:val="1"/>
                        <w:sz w:val="32"/>
                        <w:szCs w:val="32"/>
                        <w:highlight w:val="white"/>
                      </w:rPr>
                    </w:pPr>
                    <w:sdt>
                      <w:sdtPr>
                        <w:tag w:val="goog_rdk_24"/>
                      </w:sdtPr>
                      <w:sdtContent>
                        <w:ins w:author="Thị Phương Thanh Đặng" w:id="0" w:date="2023-12-30T15:51:22Z">
                          <w:r w:rsidDel="00000000" w:rsidR="00000000" w:rsidRPr="00000000">
                            <w:rPr>
                              <w:rFonts w:ascii="Times New Roman" w:cs="Times New Roman" w:eastAsia="Times New Roman" w:hAnsi="Times New Roman"/>
                              <w:b w:val="1"/>
                              <w:sz w:val="32"/>
                              <w:szCs w:val="32"/>
                              <w:highlight w:val="white"/>
                              <w:rtl w:val="0"/>
                            </w:rPr>
                            <w:t xml:space="preserve">1.2</w:t>
                          </w:r>
                        </w:ins>
                      </w:sdtContent>
                    </w:sdt>
                  </w:p>
                </w:sdtContent>
              </w:sdt>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sdt>
                <w:sdtPr>
                  <w:tag w:val="goog_rdk_27"/>
                </w:sdtPr>
                <w:sdtContent>
                  <w:p w:rsidR="00000000" w:rsidDel="00000000" w:rsidP="00000000" w:rsidRDefault="00000000" w:rsidRPr="00000000" w14:paraId="000000B2">
                    <w:pPr>
                      <w:spacing w:after="240" w:before="240" w:lineRule="auto"/>
                      <w:jc w:val="center"/>
                      <w:rPr>
                        <w:ins w:author="Thị Phương Thanh Đặng" w:id="0" w:date="2023-12-30T15:51:22Z"/>
                        <w:rFonts w:ascii="Times New Roman" w:cs="Times New Roman" w:eastAsia="Times New Roman" w:hAnsi="Times New Roman"/>
                        <w:b w:val="1"/>
                        <w:sz w:val="32"/>
                        <w:szCs w:val="32"/>
                        <w:highlight w:val="white"/>
                      </w:rPr>
                    </w:pPr>
                    <w:sdt>
                      <w:sdtPr>
                        <w:tag w:val="goog_rdk_26"/>
                      </w:sdtPr>
                      <w:sdtContent>
                        <w:ins w:author="Thị Phương Thanh Đặng" w:id="0" w:date="2023-12-30T15:51:22Z">
                          <w:r w:rsidDel="00000000" w:rsidR="00000000" w:rsidRPr="00000000">
                            <w:rPr>
                              <w:rFonts w:ascii="Times New Roman" w:cs="Times New Roman" w:eastAsia="Times New Roman" w:hAnsi="Times New Roman"/>
                              <w:b w:val="1"/>
                              <w:sz w:val="32"/>
                              <w:szCs w:val="32"/>
                              <w:highlight w:val="white"/>
                              <w:rtl w:val="0"/>
                            </w:rPr>
                            <w:t xml:space="preserve">5/12/2023</w:t>
                          </w:r>
                        </w:ins>
                      </w:sdtContent>
                    </w:sdt>
                  </w:p>
                </w:sdtContent>
              </w:sdt>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sdt>
                <w:sdtPr>
                  <w:tag w:val="goog_rdk_29"/>
                </w:sdtPr>
                <w:sdtContent>
                  <w:p w:rsidR="00000000" w:rsidDel="00000000" w:rsidP="00000000" w:rsidRDefault="00000000" w:rsidRPr="00000000" w14:paraId="000000B3">
                    <w:pPr>
                      <w:spacing w:after="120" w:before="120" w:lineRule="auto"/>
                      <w:jc w:val="center"/>
                      <w:rPr>
                        <w:ins w:author="Thị Phương Thanh Đặng" w:id="0" w:date="2023-12-30T15:51:22Z"/>
                        <w:rFonts w:ascii="Times New Roman" w:cs="Times New Roman" w:eastAsia="Times New Roman" w:hAnsi="Times New Roman"/>
                        <w:b w:val="1"/>
                        <w:sz w:val="32"/>
                        <w:szCs w:val="32"/>
                        <w:highlight w:val="white"/>
                      </w:rPr>
                    </w:pPr>
                    <w:sdt>
                      <w:sdtPr>
                        <w:tag w:val="goog_rdk_28"/>
                      </w:sdtPr>
                      <w:sdtContent>
                        <w:ins w:author="Thị Phương Thanh Đặng" w:id="0" w:date="2023-12-30T15:51:22Z">
                          <w:r w:rsidDel="00000000" w:rsidR="00000000" w:rsidRPr="00000000">
                            <w:rPr>
                              <w:rFonts w:ascii="Times New Roman" w:cs="Times New Roman" w:eastAsia="Times New Roman" w:hAnsi="Times New Roman"/>
                              <w:b w:val="1"/>
                              <w:sz w:val="32"/>
                              <w:szCs w:val="32"/>
                              <w:highlight w:val="white"/>
                              <w:rtl w:val="0"/>
                            </w:rPr>
                            <w:t xml:space="preserve">Discuss and come up with ideas</w:t>
                          </w:r>
                        </w:ins>
                      </w:sdtContent>
                    </w:sdt>
                  </w:p>
                </w:sdtContent>
              </w:sdt>
            </w:tc>
          </w:tr>
        </w:sdtContent>
      </w:sdt>
      <w:sdt>
        <w:sdtPr>
          <w:tag w:val="goog_rdk_30"/>
        </w:sdtPr>
        <w:sdtContent>
          <w:tr>
            <w:trPr>
              <w:cantSplit w:val="0"/>
              <w:trHeight w:val="315" w:hRule="atLeast"/>
              <w:tblHeader w:val="0"/>
              <w:ins w:author="Thị Phương Thanh Đặng" w:id="0" w:date="2023-12-30T15:51:22Z"/>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sdt>
                <w:sdtPr>
                  <w:tag w:val="goog_rdk_32"/>
                </w:sdtPr>
                <w:sdtContent>
                  <w:p w:rsidR="00000000" w:rsidDel="00000000" w:rsidP="00000000" w:rsidRDefault="00000000" w:rsidRPr="00000000" w14:paraId="000000B4">
                    <w:pPr>
                      <w:spacing w:after="240" w:before="240" w:lineRule="auto"/>
                      <w:jc w:val="center"/>
                      <w:rPr>
                        <w:ins w:author="Thị Phương Thanh Đặng" w:id="0" w:date="2023-12-30T15:51:22Z"/>
                        <w:rFonts w:ascii="Times New Roman" w:cs="Times New Roman" w:eastAsia="Times New Roman" w:hAnsi="Times New Roman"/>
                        <w:b w:val="1"/>
                        <w:sz w:val="32"/>
                        <w:szCs w:val="32"/>
                        <w:highlight w:val="white"/>
                      </w:rPr>
                    </w:pPr>
                    <w:sdt>
                      <w:sdtPr>
                        <w:tag w:val="goog_rdk_31"/>
                      </w:sdtPr>
                      <w:sdtContent>
                        <w:ins w:author="Thị Phương Thanh Đặng" w:id="0" w:date="2023-12-30T15:51:22Z">
                          <w:r w:rsidDel="00000000" w:rsidR="00000000" w:rsidRPr="00000000">
                            <w:rPr>
                              <w:rFonts w:ascii="Times New Roman" w:cs="Times New Roman" w:eastAsia="Times New Roman" w:hAnsi="Times New Roman"/>
                              <w:b w:val="1"/>
                              <w:sz w:val="32"/>
                              <w:szCs w:val="32"/>
                              <w:highlight w:val="white"/>
                              <w:rtl w:val="0"/>
                            </w:rPr>
                            <w:t xml:space="preserve">1.3</w:t>
                          </w:r>
                        </w:ins>
                      </w:sdtContent>
                    </w:sdt>
                  </w:p>
                </w:sdtContent>
              </w:sdt>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sdt>
                <w:sdtPr>
                  <w:tag w:val="goog_rdk_34"/>
                </w:sdtPr>
                <w:sdtContent>
                  <w:p w:rsidR="00000000" w:rsidDel="00000000" w:rsidP="00000000" w:rsidRDefault="00000000" w:rsidRPr="00000000" w14:paraId="000000B5">
                    <w:pPr>
                      <w:spacing w:after="240" w:before="240" w:lineRule="auto"/>
                      <w:jc w:val="center"/>
                      <w:rPr>
                        <w:ins w:author="Thị Phương Thanh Đặng" w:id="0" w:date="2023-12-30T15:51:22Z"/>
                        <w:rFonts w:ascii="Times New Roman" w:cs="Times New Roman" w:eastAsia="Times New Roman" w:hAnsi="Times New Roman"/>
                        <w:b w:val="1"/>
                        <w:sz w:val="32"/>
                        <w:szCs w:val="32"/>
                        <w:highlight w:val="white"/>
                      </w:rPr>
                    </w:pPr>
                    <w:sdt>
                      <w:sdtPr>
                        <w:tag w:val="goog_rdk_33"/>
                      </w:sdtPr>
                      <w:sdtContent>
                        <w:ins w:author="Thị Phương Thanh Đặng" w:id="0" w:date="2023-12-30T15:51:22Z">
                          <w:r w:rsidDel="00000000" w:rsidR="00000000" w:rsidRPr="00000000">
                            <w:rPr>
                              <w:rFonts w:ascii="Times New Roman" w:cs="Times New Roman" w:eastAsia="Times New Roman" w:hAnsi="Times New Roman"/>
                              <w:b w:val="1"/>
                              <w:sz w:val="32"/>
                              <w:szCs w:val="32"/>
                              <w:highlight w:val="white"/>
                              <w:rtl w:val="0"/>
                            </w:rPr>
                            <w:t xml:space="preserve">6/12/2023</w:t>
                          </w:r>
                        </w:ins>
                      </w:sdtContent>
                    </w:sdt>
                  </w:p>
                </w:sdtContent>
              </w:sdt>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sdt>
                <w:sdtPr>
                  <w:tag w:val="goog_rdk_36"/>
                </w:sdtPr>
                <w:sdtContent>
                  <w:p w:rsidR="00000000" w:rsidDel="00000000" w:rsidP="00000000" w:rsidRDefault="00000000" w:rsidRPr="00000000" w14:paraId="000000B6">
                    <w:pPr>
                      <w:spacing w:after="120" w:before="120" w:lineRule="auto"/>
                      <w:jc w:val="center"/>
                      <w:rPr>
                        <w:ins w:author="Thị Phương Thanh Đặng" w:id="0" w:date="2023-12-30T15:51:22Z"/>
                        <w:rFonts w:ascii="Times New Roman" w:cs="Times New Roman" w:eastAsia="Times New Roman" w:hAnsi="Times New Roman"/>
                        <w:b w:val="1"/>
                        <w:sz w:val="32"/>
                        <w:szCs w:val="32"/>
                        <w:highlight w:val="white"/>
                      </w:rPr>
                    </w:pPr>
                    <w:sdt>
                      <w:sdtPr>
                        <w:tag w:val="goog_rdk_35"/>
                      </w:sdtPr>
                      <w:sdtContent>
                        <w:ins w:author="Thị Phương Thanh Đặng" w:id="0" w:date="2023-12-30T15:51:22Z">
                          <w:r w:rsidDel="00000000" w:rsidR="00000000" w:rsidRPr="00000000">
                            <w:rPr>
                              <w:rFonts w:ascii="Times New Roman" w:cs="Times New Roman" w:eastAsia="Times New Roman" w:hAnsi="Times New Roman"/>
                              <w:b w:val="1"/>
                              <w:sz w:val="32"/>
                              <w:szCs w:val="32"/>
                              <w:highlight w:val="white"/>
                              <w:rtl w:val="0"/>
                            </w:rPr>
                            <w:t xml:space="preserve">Assign tasks to each member</w:t>
                          </w:r>
                        </w:ins>
                      </w:sdtContent>
                    </w:sdt>
                  </w:p>
                </w:sdtContent>
              </w:sdt>
            </w:tc>
          </w:tr>
        </w:sdtContent>
      </w:sdt>
      <w:sdt>
        <w:sdtPr>
          <w:tag w:val="goog_rdk_37"/>
        </w:sdtPr>
        <w:sdtContent>
          <w:tr>
            <w:trPr>
              <w:cantSplit w:val="0"/>
              <w:trHeight w:val="555" w:hRule="atLeast"/>
              <w:tblHeader w:val="0"/>
              <w:ins w:author="Thị Phương Thanh Đặng" w:id="0" w:date="2023-12-30T15:51:22Z"/>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sdt>
                <w:sdtPr>
                  <w:tag w:val="goog_rdk_39"/>
                </w:sdtPr>
                <w:sdtContent>
                  <w:p w:rsidR="00000000" w:rsidDel="00000000" w:rsidP="00000000" w:rsidRDefault="00000000" w:rsidRPr="00000000" w14:paraId="000000B7">
                    <w:pPr>
                      <w:spacing w:after="120" w:before="120" w:lineRule="auto"/>
                      <w:jc w:val="center"/>
                      <w:rPr>
                        <w:ins w:author="Thị Phương Thanh Đặng" w:id="0" w:date="2023-12-30T15:51:22Z"/>
                        <w:rFonts w:ascii="Times New Roman" w:cs="Times New Roman" w:eastAsia="Times New Roman" w:hAnsi="Times New Roman"/>
                        <w:b w:val="1"/>
                        <w:sz w:val="32"/>
                        <w:szCs w:val="32"/>
                        <w:highlight w:val="white"/>
                      </w:rPr>
                    </w:pPr>
                    <w:sdt>
                      <w:sdtPr>
                        <w:tag w:val="goog_rdk_38"/>
                      </w:sdtPr>
                      <w:sdtContent>
                        <w:ins w:author="Thị Phương Thanh Đặng" w:id="0" w:date="2023-12-30T15:51:22Z">
                          <w:r w:rsidDel="00000000" w:rsidR="00000000" w:rsidRPr="00000000">
                            <w:rPr>
                              <w:rFonts w:ascii="Times New Roman" w:cs="Times New Roman" w:eastAsia="Times New Roman" w:hAnsi="Times New Roman"/>
                              <w:b w:val="1"/>
                              <w:sz w:val="32"/>
                              <w:szCs w:val="32"/>
                              <w:highlight w:val="white"/>
                              <w:rtl w:val="0"/>
                            </w:rPr>
                            <w:t xml:space="preserve">1.4</w:t>
                          </w:r>
                        </w:ins>
                      </w:sdtContent>
                    </w:sdt>
                  </w:p>
                </w:sdtContent>
              </w:sdt>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sdt>
                <w:sdtPr>
                  <w:tag w:val="goog_rdk_41"/>
                </w:sdtPr>
                <w:sdtContent>
                  <w:p w:rsidR="00000000" w:rsidDel="00000000" w:rsidP="00000000" w:rsidRDefault="00000000" w:rsidRPr="00000000" w14:paraId="000000B8">
                    <w:pPr>
                      <w:spacing w:after="120" w:before="120" w:lineRule="auto"/>
                      <w:jc w:val="center"/>
                      <w:rPr>
                        <w:ins w:author="Thị Phương Thanh Đặng" w:id="0" w:date="2023-12-30T15:51:22Z"/>
                        <w:rFonts w:ascii="Times New Roman" w:cs="Times New Roman" w:eastAsia="Times New Roman" w:hAnsi="Times New Roman"/>
                        <w:b w:val="1"/>
                        <w:sz w:val="32"/>
                        <w:szCs w:val="32"/>
                        <w:highlight w:val="white"/>
                      </w:rPr>
                    </w:pPr>
                    <w:sdt>
                      <w:sdtPr>
                        <w:tag w:val="goog_rdk_40"/>
                      </w:sdtPr>
                      <w:sdtContent>
                        <w:ins w:author="Thị Phương Thanh Đặng" w:id="0" w:date="2023-12-30T15:51:22Z">
                          <w:r w:rsidDel="00000000" w:rsidR="00000000" w:rsidRPr="00000000">
                            <w:rPr>
                              <w:rFonts w:ascii="Times New Roman" w:cs="Times New Roman" w:eastAsia="Times New Roman" w:hAnsi="Times New Roman"/>
                              <w:b w:val="1"/>
                              <w:sz w:val="32"/>
                              <w:szCs w:val="32"/>
                              <w:highlight w:val="white"/>
                              <w:rtl w:val="0"/>
                            </w:rPr>
                            <w:t xml:space="preserve">8/12/2023</w:t>
                          </w:r>
                        </w:ins>
                      </w:sdtContent>
                    </w:sdt>
                  </w:p>
                </w:sdtContent>
              </w:sdt>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sdt>
                <w:sdtPr>
                  <w:tag w:val="goog_rdk_43"/>
                </w:sdtPr>
                <w:sdtContent>
                  <w:p w:rsidR="00000000" w:rsidDel="00000000" w:rsidP="00000000" w:rsidRDefault="00000000" w:rsidRPr="00000000" w14:paraId="000000B9">
                    <w:pPr>
                      <w:spacing w:after="120" w:before="120" w:lineRule="auto"/>
                      <w:jc w:val="center"/>
                      <w:rPr>
                        <w:ins w:author="Thị Phương Thanh Đặng" w:id="0" w:date="2023-12-30T15:51:22Z"/>
                        <w:rFonts w:ascii="Times New Roman" w:cs="Times New Roman" w:eastAsia="Times New Roman" w:hAnsi="Times New Roman"/>
                        <w:b w:val="1"/>
                        <w:sz w:val="32"/>
                        <w:szCs w:val="32"/>
                        <w:highlight w:val="white"/>
                      </w:rPr>
                    </w:pPr>
                    <w:sdt>
                      <w:sdtPr>
                        <w:tag w:val="goog_rdk_42"/>
                      </w:sdtPr>
                      <w:sdtContent>
                        <w:ins w:author="Thị Phương Thanh Đặng" w:id="0" w:date="2023-12-30T15:51:22Z">
                          <w:r w:rsidDel="00000000" w:rsidR="00000000" w:rsidRPr="00000000">
                            <w:rPr>
                              <w:rFonts w:ascii="Times New Roman" w:cs="Times New Roman" w:eastAsia="Times New Roman" w:hAnsi="Times New Roman"/>
                              <w:b w:val="1"/>
                              <w:sz w:val="32"/>
                              <w:szCs w:val="32"/>
                              <w:highlight w:val="white"/>
                              <w:rtl w:val="0"/>
                            </w:rPr>
                            <w:t xml:space="preserve">Start doing assigned tasks</w:t>
                          </w:r>
                        </w:ins>
                      </w:sdtContent>
                    </w:sdt>
                  </w:p>
                </w:sdtContent>
              </w:sdt>
            </w:tc>
          </w:tr>
        </w:sdtContent>
      </w:sdt>
      <w:sdt>
        <w:sdtPr>
          <w:tag w:val="goog_rdk_44"/>
        </w:sdtPr>
        <w:sdtContent>
          <w:tr>
            <w:trPr>
              <w:cantSplit w:val="0"/>
              <w:trHeight w:val="315" w:hRule="atLeast"/>
              <w:tblHeader w:val="0"/>
              <w:ins w:author="Thị Phương Thanh Đặng" w:id="0" w:date="2023-12-30T15:51:22Z"/>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sdt>
                <w:sdtPr>
                  <w:tag w:val="goog_rdk_46"/>
                </w:sdtPr>
                <w:sdtContent>
                  <w:p w:rsidR="00000000" w:rsidDel="00000000" w:rsidP="00000000" w:rsidRDefault="00000000" w:rsidRPr="00000000" w14:paraId="000000BA">
                    <w:pPr>
                      <w:spacing w:after="240" w:before="240" w:lineRule="auto"/>
                      <w:jc w:val="center"/>
                      <w:rPr>
                        <w:ins w:author="Thị Phương Thanh Đặng" w:id="0" w:date="2023-12-30T15:51:22Z"/>
                        <w:rFonts w:ascii="Times New Roman" w:cs="Times New Roman" w:eastAsia="Times New Roman" w:hAnsi="Times New Roman"/>
                        <w:b w:val="1"/>
                        <w:sz w:val="32"/>
                        <w:szCs w:val="32"/>
                        <w:highlight w:val="white"/>
                      </w:rPr>
                    </w:pPr>
                    <w:sdt>
                      <w:sdtPr>
                        <w:tag w:val="goog_rdk_45"/>
                      </w:sdtPr>
                      <w:sdtContent>
                        <w:ins w:author="Thị Phương Thanh Đặng" w:id="0" w:date="2023-12-30T15:51:22Z">
                          <w:r w:rsidDel="00000000" w:rsidR="00000000" w:rsidRPr="00000000">
                            <w:rPr>
                              <w:rFonts w:ascii="Times New Roman" w:cs="Times New Roman" w:eastAsia="Times New Roman" w:hAnsi="Times New Roman"/>
                              <w:b w:val="1"/>
                              <w:sz w:val="32"/>
                              <w:szCs w:val="32"/>
                              <w:highlight w:val="white"/>
                              <w:rtl w:val="0"/>
                            </w:rPr>
                            <w:t xml:space="preserve">1.5</w:t>
                          </w:r>
                        </w:ins>
                      </w:sdtContent>
                    </w:sdt>
                  </w:p>
                </w:sdtContent>
              </w:sdt>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sdt>
                <w:sdtPr>
                  <w:tag w:val="goog_rdk_48"/>
                </w:sdtPr>
                <w:sdtContent>
                  <w:p w:rsidR="00000000" w:rsidDel="00000000" w:rsidP="00000000" w:rsidRDefault="00000000" w:rsidRPr="00000000" w14:paraId="000000BB">
                    <w:pPr>
                      <w:spacing w:after="240" w:before="240" w:lineRule="auto"/>
                      <w:jc w:val="center"/>
                      <w:rPr>
                        <w:ins w:author="Thị Phương Thanh Đặng" w:id="0" w:date="2023-12-30T15:51:22Z"/>
                        <w:rFonts w:ascii="Times New Roman" w:cs="Times New Roman" w:eastAsia="Times New Roman" w:hAnsi="Times New Roman"/>
                        <w:b w:val="1"/>
                        <w:sz w:val="32"/>
                        <w:szCs w:val="32"/>
                        <w:highlight w:val="white"/>
                      </w:rPr>
                    </w:pPr>
                    <w:sdt>
                      <w:sdtPr>
                        <w:tag w:val="goog_rdk_47"/>
                      </w:sdtPr>
                      <w:sdtContent>
                        <w:ins w:author="Thị Phương Thanh Đặng" w:id="0" w:date="2023-12-30T15:51:22Z">
                          <w:r w:rsidDel="00000000" w:rsidR="00000000" w:rsidRPr="00000000">
                            <w:rPr>
                              <w:rFonts w:ascii="Times New Roman" w:cs="Times New Roman" w:eastAsia="Times New Roman" w:hAnsi="Times New Roman"/>
                              <w:b w:val="1"/>
                              <w:sz w:val="32"/>
                              <w:szCs w:val="32"/>
                              <w:highlight w:val="white"/>
                              <w:rtl w:val="0"/>
                            </w:rPr>
                            <w:t xml:space="preserve">15/12/2023</w:t>
                          </w:r>
                        </w:ins>
                      </w:sdtContent>
                    </w:sdt>
                  </w:p>
                </w:sdtContent>
              </w:sdt>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sdt>
                <w:sdtPr>
                  <w:tag w:val="goog_rdk_50"/>
                </w:sdtPr>
                <w:sdtContent>
                  <w:p w:rsidR="00000000" w:rsidDel="00000000" w:rsidP="00000000" w:rsidRDefault="00000000" w:rsidRPr="00000000" w14:paraId="000000BC">
                    <w:pPr>
                      <w:spacing w:after="120" w:before="120" w:lineRule="auto"/>
                      <w:jc w:val="center"/>
                      <w:rPr>
                        <w:ins w:author="Thị Phương Thanh Đặng" w:id="0" w:date="2023-12-30T15:51:22Z"/>
                        <w:rFonts w:ascii="Times New Roman" w:cs="Times New Roman" w:eastAsia="Times New Roman" w:hAnsi="Times New Roman"/>
                        <w:b w:val="1"/>
                        <w:sz w:val="32"/>
                        <w:szCs w:val="32"/>
                        <w:highlight w:val="white"/>
                      </w:rPr>
                    </w:pPr>
                    <w:sdt>
                      <w:sdtPr>
                        <w:tag w:val="goog_rdk_49"/>
                      </w:sdtPr>
                      <w:sdtContent>
                        <w:ins w:author="Thị Phương Thanh Đặng" w:id="0" w:date="2023-12-30T15:51:22Z">
                          <w:r w:rsidDel="00000000" w:rsidR="00000000" w:rsidRPr="00000000">
                            <w:rPr>
                              <w:rFonts w:ascii="Times New Roman" w:cs="Times New Roman" w:eastAsia="Times New Roman" w:hAnsi="Times New Roman"/>
                              <w:b w:val="1"/>
                              <w:sz w:val="32"/>
                              <w:szCs w:val="32"/>
                              <w:highlight w:val="white"/>
                              <w:rtl w:val="0"/>
                            </w:rPr>
                            <w:t xml:space="preserve">Second group discussion</w:t>
                          </w:r>
                        </w:ins>
                      </w:sdtContent>
                    </w:sdt>
                  </w:p>
                </w:sdtContent>
              </w:sdt>
            </w:tc>
          </w:tr>
        </w:sdtContent>
      </w:sdt>
      <w:sdt>
        <w:sdtPr>
          <w:tag w:val="goog_rdk_51"/>
        </w:sdtPr>
        <w:sdtContent>
          <w:tr>
            <w:trPr>
              <w:cantSplit w:val="0"/>
              <w:trHeight w:val="315" w:hRule="atLeast"/>
              <w:tblHeader w:val="0"/>
              <w:ins w:author="Thị Phương Thanh Đặng" w:id="0" w:date="2023-12-30T15:51:22Z"/>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sdt>
                <w:sdtPr>
                  <w:tag w:val="goog_rdk_53"/>
                </w:sdtPr>
                <w:sdtContent>
                  <w:p w:rsidR="00000000" w:rsidDel="00000000" w:rsidP="00000000" w:rsidRDefault="00000000" w:rsidRPr="00000000" w14:paraId="000000BD">
                    <w:pPr>
                      <w:spacing w:after="240" w:before="240" w:lineRule="auto"/>
                      <w:jc w:val="center"/>
                      <w:rPr>
                        <w:ins w:author="Thị Phương Thanh Đặng" w:id="0" w:date="2023-12-30T15:51:22Z"/>
                        <w:rFonts w:ascii="Times New Roman" w:cs="Times New Roman" w:eastAsia="Times New Roman" w:hAnsi="Times New Roman"/>
                        <w:b w:val="1"/>
                        <w:sz w:val="32"/>
                        <w:szCs w:val="32"/>
                        <w:highlight w:val="white"/>
                      </w:rPr>
                    </w:pPr>
                    <w:sdt>
                      <w:sdtPr>
                        <w:tag w:val="goog_rdk_52"/>
                      </w:sdtPr>
                      <w:sdtContent>
                        <w:ins w:author="Thị Phương Thanh Đặng" w:id="0" w:date="2023-12-30T15:51:22Z">
                          <w:r w:rsidDel="00000000" w:rsidR="00000000" w:rsidRPr="00000000">
                            <w:rPr>
                              <w:rFonts w:ascii="Times New Roman" w:cs="Times New Roman" w:eastAsia="Times New Roman" w:hAnsi="Times New Roman"/>
                              <w:b w:val="1"/>
                              <w:sz w:val="32"/>
                              <w:szCs w:val="32"/>
                              <w:highlight w:val="white"/>
                              <w:rtl w:val="0"/>
                            </w:rPr>
                            <w:t xml:space="preserve">1.6</w:t>
                          </w:r>
                        </w:ins>
                      </w:sdtContent>
                    </w:sdt>
                  </w:p>
                </w:sdtContent>
              </w:sdt>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sdt>
                <w:sdtPr>
                  <w:tag w:val="goog_rdk_55"/>
                </w:sdtPr>
                <w:sdtContent>
                  <w:p w:rsidR="00000000" w:rsidDel="00000000" w:rsidP="00000000" w:rsidRDefault="00000000" w:rsidRPr="00000000" w14:paraId="000000BE">
                    <w:pPr>
                      <w:spacing w:after="240" w:before="240" w:lineRule="auto"/>
                      <w:jc w:val="center"/>
                      <w:rPr>
                        <w:ins w:author="Thị Phương Thanh Đặng" w:id="0" w:date="2023-12-30T15:51:22Z"/>
                        <w:rFonts w:ascii="Times New Roman" w:cs="Times New Roman" w:eastAsia="Times New Roman" w:hAnsi="Times New Roman"/>
                        <w:b w:val="1"/>
                        <w:sz w:val="32"/>
                        <w:szCs w:val="32"/>
                        <w:highlight w:val="white"/>
                      </w:rPr>
                    </w:pPr>
                    <w:sdt>
                      <w:sdtPr>
                        <w:tag w:val="goog_rdk_54"/>
                      </w:sdtPr>
                      <w:sdtContent>
                        <w:ins w:author="Thị Phương Thanh Đặng" w:id="0" w:date="2023-12-30T15:51:22Z">
                          <w:r w:rsidDel="00000000" w:rsidR="00000000" w:rsidRPr="00000000">
                            <w:rPr>
                              <w:rFonts w:ascii="Times New Roman" w:cs="Times New Roman" w:eastAsia="Times New Roman" w:hAnsi="Times New Roman"/>
                              <w:b w:val="1"/>
                              <w:sz w:val="32"/>
                              <w:szCs w:val="32"/>
                              <w:highlight w:val="white"/>
                              <w:rtl w:val="0"/>
                            </w:rPr>
                            <w:t xml:space="preserve">20/12/2023</w:t>
                          </w:r>
                        </w:ins>
                      </w:sdtContent>
                    </w:sdt>
                  </w:p>
                </w:sdtContent>
              </w:sdt>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sdt>
                <w:sdtPr>
                  <w:tag w:val="goog_rdk_57"/>
                </w:sdtPr>
                <w:sdtContent>
                  <w:p w:rsidR="00000000" w:rsidDel="00000000" w:rsidP="00000000" w:rsidRDefault="00000000" w:rsidRPr="00000000" w14:paraId="000000BF">
                    <w:pPr>
                      <w:spacing w:after="120" w:before="120" w:lineRule="auto"/>
                      <w:jc w:val="center"/>
                      <w:rPr>
                        <w:ins w:author="Thị Phương Thanh Đặng" w:id="0" w:date="2023-12-30T15:51:22Z"/>
                        <w:rFonts w:ascii="Times New Roman" w:cs="Times New Roman" w:eastAsia="Times New Roman" w:hAnsi="Times New Roman"/>
                        <w:b w:val="1"/>
                        <w:sz w:val="32"/>
                        <w:szCs w:val="32"/>
                        <w:highlight w:val="white"/>
                      </w:rPr>
                    </w:pPr>
                    <w:sdt>
                      <w:sdtPr>
                        <w:tag w:val="goog_rdk_56"/>
                      </w:sdtPr>
                      <w:sdtContent>
                        <w:ins w:author="Thị Phương Thanh Đặng" w:id="0" w:date="2023-12-30T15:51:22Z">
                          <w:r w:rsidDel="00000000" w:rsidR="00000000" w:rsidRPr="00000000">
                            <w:rPr>
                              <w:rFonts w:ascii="Times New Roman" w:cs="Times New Roman" w:eastAsia="Times New Roman" w:hAnsi="Times New Roman"/>
                              <w:b w:val="1"/>
                              <w:sz w:val="32"/>
                              <w:szCs w:val="32"/>
                              <w:highlight w:val="white"/>
                              <w:rtl w:val="0"/>
                            </w:rPr>
                            <w:t xml:space="preserve">Amendments and additions to part 4</w:t>
                          </w:r>
                        </w:ins>
                      </w:sdtContent>
                    </w:sdt>
                  </w:p>
                </w:sdtContent>
              </w:sdt>
            </w:tc>
          </w:tr>
        </w:sdtContent>
      </w:sdt>
      <w:sdt>
        <w:sdtPr>
          <w:tag w:val="goog_rdk_58"/>
        </w:sdtPr>
        <w:sdtContent>
          <w:tr>
            <w:trPr>
              <w:cantSplit w:val="0"/>
              <w:trHeight w:val="315" w:hRule="atLeast"/>
              <w:tblHeader w:val="0"/>
              <w:ins w:author="Thị Phương Thanh Đặng" w:id="0" w:date="2023-12-30T15:51:22Z"/>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sdt>
                <w:sdtPr>
                  <w:tag w:val="goog_rdk_60"/>
                </w:sdtPr>
                <w:sdtContent>
                  <w:p w:rsidR="00000000" w:rsidDel="00000000" w:rsidP="00000000" w:rsidRDefault="00000000" w:rsidRPr="00000000" w14:paraId="000000C0">
                    <w:pPr>
                      <w:spacing w:after="240" w:before="240" w:lineRule="auto"/>
                      <w:jc w:val="center"/>
                      <w:rPr>
                        <w:ins w:author="Thị Phương Thanh Đặng" w:id="0" w:date="2023-12-30T15:51:22Z"/>
                        <w:rFonts w:ascii="Times New Roman" w:cs="Times New Roman" w:eastAsia="Times New Roman" w:hAnsi="Times New Roman"/>
                        <w:b w:val="1"/>
                        <w:sz w:val="32"/>
                        <w:szCs w:val="32"/>
                        <w:highlight w:val="white"/>
                      </w:rPr>
                    </w:pPr>
                    <w:sdt>
                      <w:sdtPr>
                        <w:tag w:val="goog_rdk_59"/>
                      </w:sdtPr>
                      <w:sdtContent>
                        <w:ins w:author="Thị Phương Thanh Đặng" w:id="0" w:date="2023-12-30T15:51:22Z">
                          <w:r w:rsidDel="00000000" w:rsidR="00000000" w:rsidRPr="00000000">
                            <w:rPr>
                              <w:rFonts w:ascii="Times New Roman" w:cs="Times New Roman" w:eastAsia="Times New Roman" w:hAnsi="Times New Roman"/>
                              <w:b w:val="1"/>
                              <w:sz w:val="32"/>
                              <w:szCs w:val="32"/>
                              <w:highlight w:val="white"/>
                              <w:rtl w:val="0"/>
                            </w:rPr>
                            <w:t xml:space="preserve">1.7</w:t>
                          </w:r>
                        </w:ins>
                      </w:sdtContent>
                    </w:sdt>
                  </w:p>
                </w:sdtContent>
              </w:sdt>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sdt>
                <w:sdtPr>
                  <w:tag w:val="goog_rdk_62"/>
                </w:sdtPr>
                <w:sdtContent>
                  <w:p w:rsidR="00000000" w:rsidDel="00000000" w:rsidP="00000000" w:rsidRDefault="00000000" w:rsidRPr="00000000" w14:paraId="000000C1">
                    <w:pPr>
                      <w:spacing w:after="240" w:before="240" w:lineRule="auto"/>
                      <w:jc w:val="center"/>
                      <w:rPr>
                        <w:ins w:author="Thị Phương Thanh Đặng" w:id="0" w:date="2023-12-30T15:51:22Z"/>
                        <w:rFonts w:ascii="Times New Roman" w:cs="Times New Roman" w:eastAsia="Times New Roman" w:hAnsi="Times New Roman"/>
                        <w:b w:val="1"/>
                        <w:sz w:val="32"/>
                        <w:szCs w:val="32"/>
                        <w:highlight w:val="white"/>
                      </w:rPr>
                    </w:pPr>
                    <w:sdt>
                      <w:sdtPr>
                        <w:tag w:val="goog_rdk_61"/>
                      </w:sdtPr>
                      <w:sdtContent>
                        <w:ins w:author="Thị Phương Thanh Đặng" w:id="0" w:date="2023-12-30T15:51:22Z">
                          <w:r w:rsidDel="00000000" w:rsidR="00000000" w:rsidRPr="00000000">
                            <w:rPr>
                              <w:rFonts w:ascii="Times New Roman" w:cs="Times New Roman" w:eastAsia="Times New Roman" w:hAnsi="Times New Roman"/>
                              <w:b w:val="1"/>
                              <w:sz w:val="32"/>
                              <w:szCs w:val="32"/>
                              <w:highlight w:val="white"/>
                              <w:rtl w:val="0"/>
                            </w:rPr>
                            <w:t xml:space="preserve">23/12/2023</w:t>
                          </w:r>
                        </w:ins>
                      </w:sdtContent>
                    </w:sdt>
                  </w:p>
                </w:sdtContent>
              </w:sdt>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sdt>
                <w:sdtPr>
                  <w:tag w:val="goog_rdk_64"/>
                </w:sdtPr>
                <w:sdtContent>
                  <w:p w:rsidR="00000000" w:rsidDel="00000000" w:rsidP="00000000" w:rsidRDefault="00000000" w:rsidRPr="00000000" w14:paraId="000000C2">
                    <w:pPr>
                      <w:spacing w:after="120" w:before="120" w:lineRule="auto"/>
                      <w:jc w:val="center"/>
                      <w:rPr>
                        <w:ins w:author="Thị Phương Thanh Đặng" w:id="0" w:date="2023-12-30T15:51:22Z"/>
                        <w:rFonts w:ascii="Times New Roman" w:cs="Times New Roman" w:eastAsia="Times New Roman" w:hAnsi="Times New Roman"/>
                        <w:b w:val="1"/>
                        <w:sz w:val="32"/>
                        <w:szCs w:val="32"/>
                        <w:highlight w:val="white"/>
                      </w:rPr>
                    </w:pPr>
                    <w:sdt>
                      <w:sdtPr>
                        <w:tag w:val="goog_rdk_63"/>
                      </w:sdtPr>
                      <w:sdtContent>
                        <w:ins w:author="Thị Phương Thanh Đặng" w:id="0" w:date="2023-12-30T15:51:22Z">
                          <w:r w:rsidDel="00000000" w:rsidR="00000000" w:rsidRPr="00000000">
                            <w:rPr>
                              <w:rFonts w:ascii="Times New Roman" w:cs="Times New Roman" w:eastAsia="Times New Roman" w:hAnsi="Times New Roman"/>
                              <w:b w:val="1"/>
                              <w:sz w:val="32"/>
                              <w:szCs w:val="32"/>
                              <w:highlight w:val="white"/>
                              <w:rtl w:val="0"/>
                            </w:rPr>
                            <w:t xml:space="preserve">Checking process</w:t>
                          </w:r>
                        </w:ins>
                      </w:sdtContent>
                    </w:sdt>
                  </w:p>
                </w:sdtContent>
              </w:sdt>
            </w:tc>
          </w:tr>
        </w:sdtContent>
      </w:sdt>
      <w:sdt>
        <w:sdtPr>
          <w:tag w:val="goog_rdk_65"/>
        </w:sdtPr>
        <w:sdtContent>
          <w:tr>
            <w:trPr>
              <w:cantSplit w:val="0"/>
              <w:trHeight w:val="315" w:hRule="atLeast"/>
              <w:tblHeader w:val="0"/>
              <w:ins w:author="Thị Phương Thanh Đặng" w:id="0" w:date="2023-12-30T15:51:22Z"/>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sdt>
                <w:sdtPr>
                  <w:tag w:val="goog_rdk_67"/>
                </w:sdtPr>
                <w:sdtContent>
                  <w:p w:rsidR="00000000" w:rsidDel="00000000" w:rsidP="00000000" w:rsidRDefault="00000000" w:rsidRPr="00000000" w14:paraId="000000C3">
                    <w:pPr>
                      <w:spacing w:after="240" w:before="240" w:lineRule="auto"/>
                      <w:jc w:val="center"/>
                      <w:rPr>
                        <w:ins w:author="Thị Phương Thanh Đặng" w:id="0" w:date="2023-12-30T15:51:22Z"/>
                        <w:rFonts w:ascii="Times New Roman" w:cs="Times New Roman" w:eastAsia="Times New Roman" w:hAnsi="Times New Roman"/>
                        <w:b w:val="1"/>
                        <w:sz w:val="32"/>
                        <w:szCs w:val="32"/>
                        <w:highlight w:val="white"/>
                      </w:rPr>
                    </w:pPr>
                    <w:sdt>
                      <w:sdtPr>
                        <w:tag w:val="goog_rdk_66"/>
                      </w:sdtPr>
                      <w:sdtContent>
                        <w:ins w:author="Thị Phương Thanh Đặng" w:id="0" w:date="2023-12-30T15:51:22Z">
                          <w:r w:rsidDel="00000000" w:rsidR="00000000" w:rsidRPr="00000000">
                            <w:rPr>
                              <w:rFonts w:ascii="Times New Roman" w:cs="Times New Roman" w:eastAsia="Times New Roman" w:hAnsi="Times New Roman"/>
                              <w:b w:val="1"/>
                              <w:sz w:val="32"/>
                              <w:szCs w:val="32"/>
                              <w:highlight w:val="white"/>
                              <w:rtl w:val="0"/>
                            </w:rPr>
                            <w:t xml:space="preserve">1.8</w:t>
                          </w:r>
                        </w:ins>
                      </w:sdtContent>
                    </w:sdt>
                  </w:p>
                </w:sdtContent>
              </w:sdt>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sdt>
                <w:sdtPr>
                  <w:tag w:val="goog_rdk_69"/>
                </w:sdtPr>
                <w:sdtContent>
                  <w:p w:rsidR="00000000" w:rsidDel="00000000" w:rsidP="00000000" w:rsidRDefault="00000000" w:rsidRPr="00000000" w14:paraId="000000C4">
                    <w:pPr>
                      <w:spacing w:after="240" w:before="240" w:lineRule="auto"/>
                      <w:jc w:val="center"/>
                      <w:rPr>
                        <w:ins w:author="Thị Phương Thanh Đặng" w:id="0" w:date="2023-12-30T15:51:22Z"/>
                        <w:rFonts w:ascii="Times New Roman" w:cs="Times New Roman" w:eastAsia="Times New Roman" w:hAnsi="Times New Roman"/>
                        <w:b w:val="1"/>
                        <w:sz w:val="32"/>
                        <w:szCs w:val="32"/>
                        <w:highlight w:val="white"/>
                      </w:rPr>
                    </w:pPr>
                    <w:sdt>
                      <w:sdtPr>
                        <w:tag w:val="goog_rdk_68"/>
                      </w:sdtPr>
                      <w:sdtContent>
                        <w:ins w:author="Thị Phương Thanh Đặng" w:id="0" w:date="2023-12-30T15:51:22Z">
                          <w:r w:rsidDel="00000000" w:rsidR="00000000" w:rsidRPr="00000000">
                            <w:rPr>
                              <w:rFonts w:ascii="Times New Roman" w:cs="Times New Roman" w:eastAsia="Times New Roman" w:hAnsi="Times New Roman"/>
                              <w:b w:val="1"/>
                              <w:sz w:val="32"/>
                              <w:szCs w:val="32"/>
                              <w:highlight w:val="white"/>
                              <w:rtl w:val="0"/>
                            </w:rPr>
                            <w:t xml:space="preserve">28/12/2023</w:t>
                          </w:r>
                        </w:ins>
                      </w:sdtContent>
                    </w:sdt>
                  </w:p>
                </w:sdtContent>
              </w:sdt>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sdt>
                <w:sdtPr>
                  <w:tag w:val="goog_rdk_71"/>
                </w:sdtPr>
                <w:sdtContent>
                  <w:p w:rsidR="00000000" w:rsidDel="00000000" w:rsidP="00000000" w:rsidRDefault="00000000" w:rsidRPr="00000000" w14:paraId="000000C5">
                    <w:pPr>
                      <w:spacing w:after="120" w:before="120" w:lineRule="auto"/>
                      <w:jc w:val="center"/>
                      <w:rPr>
                        <w:ins w:author="Thị Phương Thanh Đặng" w:id="0" w:date="2023-12-30T15:51:22Z"/>
                        <w:rFonts w:ascii="Times New Roman" w:cs="Times New Roman" w:eastAsia="Times New Roman" w:hAnsi="Times New Roman"/>
                        <w:b w:val="1"/>
                        <w:sz w:val="32"/>
                        <w:szCs w:val="32"/>
                        <w:highlight w:val="white"/>
                      </w:rPr>
                    </w:pPr>
                    <w:sdt>
                      <w:sdtPr>
                        <w:tag w:val="goog_rdk_70"/>
                      </w:sdtPr>
                      <w:sdtContent>
                        <w:ins w:author="Thị Phương Thanh Đặng" w:id="0" w:date="2023-12-30T15:51:22Z">
                          <w:r w:rsidDel="00000000" w:rsidR="00000000" w:rsidRPr="00000000">
                            <w:rPr>
                              <w:rFonts w:ascii="Times New Roman" w:cs="Times New Roman" w:eastAsia="Times New Roman" w:hAnsi="Times New Roman"/>
                              <w:b w:val="1"/>
                              <w:sz w:val="32"/>
                              <w:szCs w:val="32"/>
                              <w:highlight w:val="white"/>
                              <w:rtl w:val="0"/>
                            </w:rPr>
                            <w:t xml:space="preserve">Translate project into English</w:t>
                          </w:r>
                        </w:ins>
                      </w:sdtContent>
                    </w:sdt>
                  </w:p>
                </w:sdtContent>
              </w:sdt>
            </w:tc>
          </w:tr>
        </w:sdtContent>
      </w:sdt>
      <w:sdt>
        <w:sdtPr>
          <w:tag w:val="goog_rdk_72"/>
        </w:sdtPr>
        <w:sdtContent>
          <w:tr>
            <w:trPr>
              <w:cantSplit w:val="0"/>
              <w:trHeight w:val="315" w:hRule="atLeast"/>
              <w:tblHeader w:val="0"/>
              <w:ins w:author="Thị Phương Thanh Đặng" w:id="0" w:date="2023-12-30T15:51:22Z"/>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sdt>
                <w:sdtPr>
                  <w:tag w:val="goog_rdk_74"/>
                </w:sdtPr>
                <w:sdtContent>
                  <w:p w:rsidR="00000000" w:rsidDel="00000000" w:rsidP="00000000" w:rsidRDefault="00000000" w:rsidRPr="00000000" w14:paraId="000000C6">
                    <w:pPr>
                      <w:spacing w:after="240" w:before="240" w:lineRule="auto"/>
                      <w:jc w:val="center"/>
                      <w:rPr>
                        <w:ins w:author="Thị Phương Thanh Đặng" w:id="0" w:date="2023-12-30T15:51:22Z"/>
                        <w:rFonts w:ascii="Times New Roman" w:cs="Times New Roman" w:eastAsia="Times New Roman" w:hAnsi="Times New Roman"/>
                        <w:b w:val="1"/>
                        <w:sz w:val="32"/>
                        <w:szCs w:val="32"/>
                        <w:highlight w:val="white"/>
                      </w:rPr>
                    </w:pPr>
                    <w:sdt>
                      <w:sdtPr>
                        <w:tag w:val="goog_rdk_73"/>
                      </w:sdtPr>
                      <w:sdtContent>
                        <w:ins w:author="Thị Phương Thanh Đặng" w:id="0" w:date="2023-12-30T15:51:22Z">
                          <w:r w:rsidDel="00000000" w:rsidR="00000000" w:rsidRPr="00000000">
                            <w:rPr>
                              <w:rFonts w:ascii="Times New Roman" w:cs="Times New Roman" w:eastAsia="Times New Roman" w:hAnsi="Times New Roman"/>
                              <w:b w:val="1"/>
                              <w:sz w:val="32"/>
                              <w:szCs w:val="32"/>
                              <w:highlight w:val="white"/>
                              <w:rtl w:val="0"/>
                            </w:rPr>
                            <w:t xml:space="preserve">1.9</w:t>
                          </w:r>
                        </w:ins>
                      </w:sdtContent>
                    </w:sdt>
                  </w:p>
                </w:sdtContent>
              </w:sdt>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sdt>
                <w:sdtPr>
                  <w:tag w:val="goog_rdk_76"/>
                </w:sdtPr>
                <w:sdtContent>
                  <w:p w:rsidR="00000000" w:rsidDel="00000000" w:rsidP="00000000" w:rsidRDefault="00000000" w:rsidRPr="00000000" w14:paraId="000000C7">
                    <w:pPr>
                      <w:spacing w:after="240" w:before="240" w:lineRule="auto"/>
                      <w:jc w:val="center"/>
                      <w:rPr>
                        <w:ins w:author="Thị Phương Thanh Đặng" w:id="0" w:date="2023-12-30T15:51:22Z"/>
                        <w:rFonts w:ascii="Times New Roman" w:cs="Times New Roman" w:eastAsia="Times New Roman" w:hAnsi="Times New Roman"/>
                        <w:b w:val="1"/>
                        <w:sz w:val="32"/>
                        <w:szCs w:val="32"/>
                        <w:highlight w:val="white"/>
                      </w:rPr>
                    </w:pPr>
                    <w:sdt>
                      <w:sdtPr>
                        <w:tag w:val="goog_rdk_75"/>
                      </w:sdtPr>
                      <w:sdtContent>
                        <w:ins w:author="Thị Phương Thanh Đặng" w:id="0" w:date="2023-12-30T15:51:22Z">
                          <w:r w:rsidDel="00000000" w:rsidR="00000000" w:rsidRPr="00000000">
                            <w:rPr>
                              <w:rFonts w:ascii="Times New Roman" w:cs="Times New Roman" w:eastAsia="Times New Roman" w:hAnsi="Times New Roman"/>
                              <w:b w:val="1"/>
                              <w:sz w:val="32"/>
                              <w:szCs w:val="32"/>
                              <w:highlight w:val="white"/>
                              <w:rtl w:val="0"/>
                            </w:rPr>
                            <w:t xml:space="preserve">29/12/2023</w:t>
                          </w:r>
                        </w:ins>
                      </w:sdtContent>
                    </w:sdt>
                  </w:p>
                </w:sdtContent>
              </w:sdt>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sdt>
                <w:sdtPr>
                  <w:tag w:val="goog_rdk_78"/>
                </w:sdtPr>
                <w:sdtContent>
                  <w:p w:rsidR="00000000" w:rsidDel="00000000" w:rsidP="00000000" w:rsidRDefault="00000000" w:rsidRPr="00000000" w14:paraId="000000C8">
                    <w:pPr>
                      <w:spacing w:after="120" w:before="120" w:lineRule="auto"/>
                      <w:jc w:val="center"/>
                      <w:rPr>
                        <w:ins w:author="Thị Phương Thanh Đặng" w:id="0" w:date="2023-12-30T15:51:22Z"/>
                        <w:rFonts w:ascii="Times New Roman" w:cs="Times New Roman" w:eastAsia="Times New Roman" w:hAnsi="Times New Roman"/>
                        <w:b w:val="1"/>
                        <w:sz w:val="32"/>
                        <w:szCs w:val="32"/>
                        <w:highlight w:val="white"/>
                      </w:rPr>
                    </w:pPr>
                    <w:sdt>
                      <w:sdtPr>
                        <w:tag w:val="goog_rdk_77"/>
                      </w:sdtPr>
                      <w:sdtContent>
                        <w:ins w:author="Thị Phương Thanh Đặng" w:id="0" w:date="2023-12-30T15:51:22Z">
                          <w:r w:rsidDel="00000000" w:rsidR="00000000" w:rsidRPr="00000000">
                            <w:rPr>
                              <w:rFonts w:ascii="Times New Roman" w:cs="Times New Roman" w:eastAsia="Times New Roman" w:hAnsi="Times New Roman"/>
                              <w:b w:val="1"/>
                              <w:sz w:val="32"/>
                              <w:szCs w:val="32"/>
                              <w:highlight w:val="white"/>
                              <w:rtl w:val="0"/>
                            </w:rPr>
                            <w:t xml:space="preserve">Check all content again</w:t>
                          </w:r>
                        </w:ins>
                      </w:sdtContent>
                    </w:sdt>
                  </w:p>
                </w:sdtContent>
              </w:sdt>
            </w:tc>
          </w:tr>
        </w:sdtContent>
      </w:sdt>
    </w:tbl>
    <w:sdt>
      <w:sdtPr>
        <w:tag w:val="goog_rdk_80"/>
      </w:sdtPr>
      <w:sdtContent>
        <w:p w:rsidR="00000000" w:rsidDel="00000000" w:rsidP="00000000" w:rsidRDefault="00000000" w:rsidRPr="00000000" w14:paraId="000000C9">
          <w:pPr>
            <w:spacing w:after="120" w:before="120" w:lineRule="auto"/>
            <w:jc w:val="center"/>
            <w:rPr>
              <w:rFonts w:ascii="Times New Roman" w:cs="Times New Roman" w:eastAsia="Times New Roman" w:hAnsi="Times New Roman"/>
              <w:b w:val="1"/>
              <w:sz w:val="32"/>
              <w:szCs w:val="32"/>
              <w:rPrChange w:author="Thị Phương Thanh Đặng" w:id="1" w:date="2023-12-30T15:51:22Z">
                <w:rPr>
                  <w:rFonts w:ascii="Times New Roman" w:cs="Times New Roman" w:eastAsia="Times New Roman" w:hAnsi="Times New Roman"/>
                  <w:b w:val="1"/>
                  <w:sz w:val="26"/>
                  <w:szCs w:val="26"/>
                </w:rPr>
              </w:rPrChange>
            </w:rPr>
          </w:pPr>
          <w:sdt>
            <w:sdtPr>
              <w:tag w:val="goog_rdk_79"/>
            </w:sdtPr>
            <w:sdtContent>
              <w:r w:rsidDel="00000000" w:rsidR="00000000" w:rsidRPr="00000000">
                <w:rPr>
                  <w:rtl w:val="0"/>
                </w:rPr>
              </w:r>
            </w:sdtContent>
          </w:sdt>
        </w:p>
      </w:sdtContent>
    </w:sdt>
    <w:sdt>
      <w:sdtPr>
        <w:tag w:val="goog_rdk_82"/>
      </w:sdtPr>
      <w:sdtContent>
        <w:p w:rsidR="00000000" w:rsidDel="00000000" w:rsidP="00000000" w:rsidRDefault="00000000" w:rsidRPr="00000000" w14:paraId="000000CA">
          <w:pPr>
            <w:spacing w:after="120" w:before="120" w:lineRule="auto"/>
            <w:jc w:val="center"/>
            <w:rPr>
              <w:rFonts w:ascii="Times New Roman" w:cs="Times New Roman" w:eastAsia="Times New Roman" w:hAnsi="Times New Roman"/>
              <w:b w:val="1"/>
              <w:sz w:val="32"/>
              <w:szCs w:val="32"/>
              <w:rPrChange w:author="Thị Phương Thanh Đặng" w:id="1" w:date="2023-12-30T15:51:22Z">
                <w:rPr>
                  <w:rFonts w:ascii="Times New Roman" w:cs="Times New Roman" w:eastAsia="Times New Roman" w:hAnsi="Times New Roman"/>
                  <w:b w:val="1"/>
                  <w:sz w:val="26"/>
                  <w:szCs w:val="26"/>
                </w:rPr>
              </w:rPrChange>
            </w:rPr>
          </w:pPr>
          <w:sdt>
            <w:sdtPr>
              <w:tag w:val="goog_rdk_81"/>
            </w:sdtPr>
            <w:sdtContent>
              <w:r w:rsidDel="00000000" w:rsidR="00000000" w:rsidRPr="00000000">
                <w:rPr>
                  <w:rtl w:val="0"/>
                </w:rPr>
              </w:r>
            </w:sdtContent>
          </w:sdt>
        </w:p>
      </w:sdtContent>
    </w:sdt>
    <w:sdt>
      <w:sdtPr>
        <w:tag w:val="goog_rdk_84"/>
      </w:sdtPr>
      <w:sdtContent>
        <w:p w:rsidR="00000000" w:rsidDel="00000000" w:rsidP="00000000" w:rsidRDefault="00000000" w:rsidRPr="00000000" w14:paraId="000000CB">
          <w:pPr>
            <w:spacing w:after="120" w:before="120" w:lineRule="auto"/>
            <w:jc w:val="center"/>
            <w:rPr>
              <w:rFonts w:ascii="Times New Roman" w:cs="Times New Roman" w:eastAsia="Times New Roman" w:hAnsi="Times New Roman"/>
              <w:b w:val="1"/>
              <w:sz w:val="32"/>
              <w:szCs w:val="32"/>
              <w:rPrChange w:author="Thị Phương Thanh Đặng" w:id="1" w:date="2023-12-30T15:51:22Z">
                <w:rPr>
                  <w:rFonts w:ascii="Times New Roman" w:cs="Times New Roman" w:eastAsia="Times New Roman" w:hAnsi="Times New Roman"/>
                  <w:b w:val="1"/>
                  <w:sz w:val="26"/>
                  <w:szCs w:val="26"/>
                </w:rPr>
              </w:rPrChange>
            </w:rPr>
          </w:pPr>
          <w:sdt>
            <w:sdtPr>
              <w:tag w:val="goog_rdk_83"/>
            </w:sdtPr>
            <w:sdtContent>
              <w:r w:rsidDel="00000000" w:rsidR="00000000" w:rsidRPr="00000000">
                <w:rPr>
                  <w:rtl w:val="0"/>
                </w:rPr>
              </w:r>
            </w:sdtContent>
          </w:sdt>
        </w:p>
      </w:sdtContent>
    </w:sdt>
    <w:sdt>
      <w:sdtPr>
        <w:tag w:val="goog_rdk_86"/>
      </w:sdtPr>
      <w:sdtContent>
        <w:p w:rsidR="00000000" w:rsidDel="00000000" w:rsidP="00000000" w:rsidRDefault="00000000" w:rsidRPr="00000000" w14:paraId="000000CC">
          <w:pPr>
            <w:spacing w:after="120" w:before="120" w:lineRule="auto"/>
            <w:jc w:val="center"/>
            <w:rPr>
              <w:rFonts w:ascii="Times New Roman" w:cs="Times New Roman" w:eastAsia="Times New Roman" w:hAnsi="Times New Roman"/>
              <w:b w:val="1"/>
              <w:sz w:val="32"/>
              <w:szCs w:val="32"/>
              <w:rPrChange w:author="Thị Phương Thanh Đặng" w:id="1" w:date="2023-12-30T15:51:22Z">
                <w:rPr>
                  <w:rFonts w:ascii="Times New Roman" w:cs="Times New Roman" w:eastAsia="Times New Roman" w:hAnsi="Times New Roman"/>
                  <w:b w:val="1"/>
                  <w:sz w:val="26"/>
                  <w:szCs w:val="26"/>
                </w:rPr>
              </w:rPrChange>
            </w:rPr>
          </w:pPr>
          <w:sdt>
            <w:sdtPr>
              <w:tag w:val="goog_rdk_85"/>
            </w:sdtPr>
            <w:sdtContent>
              <w:r w:rsidDel="00000000" w:rsidR="00000000" w:rsidRPr="00000000">
                <w:rPr>
                  <w:rtl w:val="0"/>
                </w:rPr>
              </w:r>
            </w:sdtContent>
          </w:sdt>
        </w:p>
      </w:sdtContent>
    </w:sdt>
    <w:sdt>
      <w:sdtPr>
        <w:tag w:val="goog_rdk_88"/>
      </w:sdtPr>
      <w:sdtContent>
        <w:p w:rsidR="00000000" w:rsidDel="00000000" w:rsidP="00000000" w:rsidRDefault="00000000" w:rsidRPr="00000000" w14:paraId="000000CD">
          <w:pPr>
            <w:spacing w:after="120" w:before="120" w:lineRule="auto"/>
            <w:jc w:val="center"/>
            <w:rPr>
              <w:rFonts w:ascii="Times New Roman" w:cs="Times New Roman" w:eastAsia="Times New Roman" w:hAnsi="Times New Roman"/>
              <w:b w:val="1"/>
              <w:sz w:val="32"/>
              <w:szCs w:val="32"/>
              <w:rPrChange w:author="Thị Phương Thanh Đặng" w:id="1" w:date="2023-12-30T15:51:22Z">
                <w:rPr>
                  <w:rFonts w:ascii="Times New Roman" w:cs="Times New Roman" w:eastAsia="Times New Roman" w:hAnsi="Times New Roman"/>
                  <w:b w:val="1"/>
                  <w:sz w:val="26"/>
                  <w:szCs w:val="26"/>
                </w:rPr>
              </w:rPrChange>
            </w:rPr>
          </w:pPr>
          <w:sdt>
            <w:sdtPr>
              <w:tag w:val="goog_rdk_87"/>
            </w:sdtPr>
            <w:sdtContent>
              <w:r w:rsidDel="00000000" w:rsidR="00000000" w:rsidRPr="00000000">
                <w:rPr>
                  <w:rtl w:val="0"/>
                </w:rPr>
              </w:r>
            </w:sdtContent>
          </w:sdt>
        </w:p>
      </w:sdtContent>
    </w:sdt>
    <w:sdt>
      <w:sdtPr>
        <w:tag w:val="goog_rdk_90"/>
      </w:sdtPr>
      <w:sdtContent>
        <w:p w:rsidR="00000000" w:rsidDel="00000000" w:rsidP="00000000" w:rsidRDefault="00000000" w:rsidRPr="00000000" w14:paraId="000000CE">
          <w:pPr>
            <w:spacing w:after="120" w:before="120" w:lineRule="auto"/>
            <w:jc w:val="center"/>
            <w:rPr>
              <w:rFonts w:ascii="Times New Roman" w:cs="Times New Roman" w:eastAsia="Times New Roman" w:hAnsi="Times New Roman"/>
              <w:b w:val="1"/>
              <w:sz w:val="32"/>
              <w:szCs w:val="32"/>
              <w:rPrChange w:author="Thị Phương Thanh Đặng" w:id="1" w:date="2023-12-30T15:51:22Z">
                <w:rPr>
                  <w:rFonts w:ascii="Times New Roman" w:cs="Times New Roman" w:eastAsia="Times New Roman" w:hAnsi="Times New Roman"/>
                  <w:b w:val="1"/>
                  <w:sz w:val="26"/>
                  <w:szCs w:val="26"/>
                </w:rPr>
              </w:rPrChange>
            </w:rPr>
          </w:pPr>
          <w:sdt>
            <w:sdtPr>
              <w:tag w:val="goog_rdk_89"/>
            </w:sdtPr>
            <w:sdtContent>
              <w:r w:rsidDel="00000000" w:rsidR="00000000" w:rsidRPr="00000000">
                <w:rPr>
                  <w:rtl w:val="0"/>
                </w:rPr>
              </w:r>
            </w:sdtContent>
          </w:sdt>
        </w:p>
      </w:sdtContent>
    </w:sdt>
    <w:sdt>
      <w:sdtPr>
        <w:tag w:val="goog_rdk_92"/>
      </w:sdtPr>
      <w:sdtContent>
        <w:p w:rsidR="00000000" w:rsidDel="00000000" w:rsidP="00000000" w:rsidRDefault="00000000" w:rsidRPr="00000000" w14:paraId="000000CF">
          <w:pPr>
            <w:spacing w:after="120" w:before="120" w:lineRule="auto"/>
            <w:jc w:val="center"/>
            <w:rPr>
              <w:rFonts w:ascii="Times New Roman" w:cs="Times New Roman" w:eastAsia="Times New Roman" w:hAnsi="Times New Roman"/>
              <w:b w:val="1"/>
              <w:sz w:val="32"/>
              <w:szCs w:val="32"/>
              <w:rPrChange w:author="Thị Phương Thanh Đặng" w:id="1" w:date="2023-12-30T15:51:22Z">
                <w:rPr>
                  <w:rFonts w:ascii="Times New Roman" w:cs="Times New Roman" w:eastAsia="Times New Roman" w:hAnsi="Times New Roman"/>
                  <w:b w:val="1"/>
                  <w:sz w:val="26"/>
                  <w:szCs w:val="26"/>
                </w:rPr>
              </w:rPrChange>
            </w:rPr>
          </w:pPr>
          <w:sdt>
            <w:sdtPr>
              <w:tag w:val="goog_rdk_91"/>
            </w:sdtPr>
            <w:sdtContent>
              <w:r w:rsidDel="00000000" w:rsidR="00000000" w:rsidRPr="00000000">
                <w:rPr>
                  <w:rtl w:val="0"/>
                </w:rPr>
              </w:r>
            </w:sdtContent>
          </w:sdt>
        </w:p>
      </w:sdtContent>
    </w:sdt>
    <w:p w:rsidR="00000000" w:rsidDel="00000000" w:rsidP="00000000" w:rsidRDefault="00000000" w:rsidRPr="00000000" w14:paraId="000000D0">
      <w:pPr>
        <w:spacing w:after="120" w:before="12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TABLE OF CONTENTS</w:t>
      </w:r>
    </w:p>
    <w:p w:rsidR="00000000" w:rsidDel="00000000" w:rsidP="00000000" w:rsidRDefault="00000000" w:rsidRPr="00000000" w14:paraId="000000D1">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PROJECT INFORMATION................................................................................................2 DOCUMENT   NAME........................................................................................................3 ISIGNATURE......................................................................................................................4</w:t>
      </w:r>
    </w:p>
    <w:p w:rsidR="00000000" w:rsidDel="00000000" w:rsidP="00000000" w:rsidRDefault="00000000" w:rsidRPr="00000000" w14:paraId="000000D2">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REVISION HISTORY.........................................................................................................5 MAIN CONTENT:</w:t>
      </w:r>
    </w:p>
    <w:p w:rsidR="00000000" w:rsidDel="00000000" w:rsidP="00000000" w:rsidRDefault="00000000" w:rsidRPr="00000000" w14:paraId="000000D3">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1.INTRODUCTION............................................................................................................7</w:t>
      </w:r>
    </w:p>
    <w:p w:rsidR="00000000" w:rsidDel="00000000" w:rsidP="00000000" w:rsidRDefault="00000000" w:rsidRPr="00000000" w14:paraId="000000D4">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 DESCRIBE BUSINESS PROCESSES OF RESTAURANT..........................................7</w:t>
      </w:r>
    </w:p>
    <w:p w:rsidR="00000000" w:rsidDel="00000000" w:rsidP="00000000" w:rsidRDefault="00000000" w:rsidRPr="00000000" w14:paraId="000000D5">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 LIST OF PARTICIPANTS TO REQUIREMENTS GATHERING.................................7</w:t>
      </w:r>
    </w:p>
    <w:p w:rsidR="00000000" w:rsidDel="00000000" w:rsidP="00000000" w:rsidRDefault="00000000" w:rsidRPr="00000000" w14:paraId="000000D6">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 THE TECHNICALS USING TO REQUIREMENTS GATHERING.............................8</w:t>
      </w:r>
    </w:p>
    <w:p w:rsidR="00000000" w:rsidDel="00000000" w:rsidP="00000000" w:rsidRDefault="00000000" w:rsidRPr="00000000" w14:paraId="000000D7">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 ASSIGNMENT TEAM MEMBER TO REQUIREMENTS GATHERING ..................9</w:t>
      </w:r>
    </w:p>
    <w:p w:rsidR="00000000" w:rsidDel="00000000" w:rsidP="00000000" w:rsidRDefault="00000000" w:rsidRPr="00000000" w14:paraId="000000D8">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6. INTRODUCTION PROJECT..........................................................................................................................10</w:t>
      </w:r>
    </w:p>
    <w:p w:rsidR="00000000" w:rsidDel="00000000" w:rsidP="00000000" w:rsidRDefault="00000000" w:rsidRPr="00000000" w14:paraId="000000D9">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7. THE USER REQUIREMENT ANALYSIS..................................................................13</w:t>
      </w:r>
    </w:p>
    <w:p w:rsidR="00000000" w:rsidDel="00000000" w:rsidP="00000000" w:rsidRDefault="00000000" w:rsidRPr="00000000" w14:paraId="000000DA">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8. PROJECT PLAN .........................................................................................................15</w:t>
      </w:r>
    </w:p>
    <w:p w:rsidR="00000000" w:rsidDel="00000000" w:rsidP="00000000" w:rsidRDefault="00000000" w:rsidRPr="00000000" w14:paraId="000000DB">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9. TECHNICAL CONSTRAINTS...................................................................................16</w:t>
      </w:r>
    </w:p>
    <w:p w:rsidR="00000000" w:rsidDel="00000000" w:rsidP="00000000" w:rsidRDefault="00000000" w:rsidRPr="00000000" w14:paraId="000000DC">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10.ANALYSIS &amp; MODELING REQUIREMENT...........................................................17</w:t>
      </w:r>
    </w:p>
    <w:p w:rsidR="00000000" w:rsidDel="00000000" w:rsidP="00000000" w:rsidRDefault="00000000" w:rsidRPr="00000000" w14:paraId="000000DD">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11.INTERFACE DESIGN ................................................................................................23</w:t>
      </w:r>
    </w:p>
    <w:p w:rsidR="00000000" w:rsidDel="00000000" w:rsidP="00000000" w:rsidRDefault="00000000" w:rsidRPr="00000000" w14:paraId="000000DE">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12.CONFIGURATION MANAGEMENT........................................................................24</w:t>
      </w:r>
    </w:p>
    <w:p w:rsidR="00000000" w:rsidDel="00000000" w:rsidP="00000000" w:rsidRDefault="00000000" w:rsidRPr="00000000" w14:paraId="000000DF">
      <w:pPr>
        <w:spacing w:after="120" w:before="12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E0">
      <w:pPr>
        <w:spacing w:after="120" w:before="120" w:lineRule="auto"/>
        <w:ind w:left="0" w:right="0" w:firstLine="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E1">
      <w:pPr>
        <w:spacing w:after="160" w:line="259" w:lineRule="auto"/>
        <w:rPr>
          <w:rFonts w:ascii="Times New Roman" w:cs="Times New Roman" w:eastAsia="Times New Roman" w:hAnsi="Times New Roman"/>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E2">
      <w:pPr>
        <w:tabs>
          <w:tab w:val="left" w:leader="none" w:pos="1690"/>
          <w:tab w:val="left" w:leader="none" w:pos="4810"/>
        </w:tabs>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 INTRODUCTION</w:t>
      </w:r>
    </w:p>
    <w:p w:rsidR="00000000" w:rsidDel="00000000" w:rsidP="00000000" w:rsidRDefault="00000000" w:rsidRPr="00000000" w14:paraId="000000E3">
      <w:pPr>
        <w:tabs>
          <w:tab w:val="left" w:leader="none" w:pos="1690"/>
          <w:tab w:val="left" w:leader="none" w:pos="4810"/>
        </w:tabs>
        <w:spacing w:before="240" w:line="276" w:lineRule="auto"/>
        <w:rPr>
          <w:rFonts w:ascii="Times New Roman" w:cs="Times New Roman" w:eastAsia="Times New Roman" w:hAnsi="Times New Roman"/>
          <w:color w:val="050505"/>
          <w:sz w:val="26"/>
          <w:szCs w:val="26"/>
          <w:highlight w:val="white"/>
        </w:rPr>
      </w:pPr>
      <w:r w:rsidDel="00000000" w:rsidR="00000000" w:rsidRPr="00000000">
        <w:rPr>
          <w:rFonts w:ascii="Times New Roman" w:cs="Times New Roman" w:eastAsia="Times New Roman" w:hAnsi="Times New Roman"/>
          <w:color w:val="050505"/>
          <w:sz w:val="26"/>
          <w:szCs w:val="26"/>
          <w:highlight w:val="white"/>
          <w:rtl w:val="0"/>
        </w:rPr>
        <w:t xml:space="preserve">- Zone six.</w:t>
      </w:r>
    </w:p>
    <w:p w:rsidR="00000000" w:rsidDel="00000000" w:rsidP="00000000" w:rsidRDefault="00000000" w:rsidRPr="00000000" w14:paraId="000000E4">
      <w:pPr>
        <w:tabs>
          <w:tab w:val="left" w:leader="none" w:pos="1690"/>
          <w:tab w:val="left" w:leader="none" w:pos="4810"/>
        </w:tabs>
        <w:spacing w:before="240" w:line="276" w:lineRule="auto"/>
        <w:rPr>
          <w:rFonts w:ascii="Times New Roman" w:cs="Times New Roman" w:eastAsia="Times New Roman" w:hAnsi="Times New Roman"/>
          <w:color w:val="050505"/>
          <w:sz w:val="26"/>
          <w:szCs w:val="26"/>
          <w:highlight w:val="white"/>
        </w:rPr>
      </w:pPr>
      <w:r w:rsidDel="00000000" w:rsidR="00000000" w:rsidRPr="00000000">
        <w:rPr>
          <w:rFonts w:ascii="Times New Roman" w:cs="Times New Roman" w:eastAsia="Times New Roman" w:hAnsi="Times New Roman"/>
          <w:color w:val="050505"/>
          <w:sz w:val="26"/>
          <w:szCs w:val="26"/>
          <w:highlight w:val="white"/>
          <w:rtl w:val="0"/>
        </w:rPr>
        <w:t xml:space="preserve">- Address: 40 Tran Van Du, Bac Mi An, Ngu Hanh Son, Da Nang City</w:t>
      </w:r>
    </w:p>
    <w:p w:rsidR="00000000" w:rsidDel="00000000" w:rsidP="00000000" w:rsidRDefault="00000000" w:rsidRPr="00000000" w14:paraId="000000E5">
      <w:pPr>
        <w:tabs>
          <w:tab w:val="left" w:leader="none" w:pos="1690"/>
          <w:tab w:val="left" w:leader="none" w:pos="4810"/>
        </w:tabs>
        <w:spacing w:before="240" w:line="276" w:lineRule="auto"/>
        <w:rPr>
          <w:rFonts w:ascii="Times New Roman" w:cs="Times New Roman" w:eastAsia="Times New Roman" w:hAnsi="Times New Roman"/>
          <w:color w:val="050505"/>
          <w:sz w:val="26"/>
          <w:szCs w:val="26"/>
          <w:highlight w:val="white"/>
        </w:rPr>
      </w:pPr>
      <w:r w:rsidDel="00000000" w:rsidR="00000000" w:rsidRPr="00000000">
        <w:rPr>
          <w:rFonts w:ascii="Times New Roman" w:cs="Times New Roman" w:eastAsia="Times New Roman" w:hAnsi="Times New Roman"/>
          <w:sz w:val="26"/>
          <w:szCs w:val="26"/>
          <w:rtl w:val="0"/>
        </w:rPr>
        <w:t xml:space="preserve">-Phone:</w:t>
      </w:r>
      <w:r w:rsidDel="00000000" w:rsidR="00000000" w:rsidRPr="00000000">
        <w:rPr>
          <w:rFonts w:ascii="Times New Roman" w:cs="Times New Roman" w:eastAsia="Times New Roman" w:hAnsi="Times New Roman"/>
          <w:color w:val="050505"/>
          <w:sz w:val="26"/>
          <w:szCs w:val="26"/>
          <w:highlight w:val="white"/>
          <w:rtl w:val="0"/>
        </w:rPr>
        <w:t xml:space="preserve"> 093 334 44 13</w:t>
      </w:r>
    </w:p>
    <w:p w:rsidR="00000000" w:rsidDel="00000000" w:rsidP="00000000" w:rsidRDefault="00000000" w:rsidRPr="00000000" w14:paraId="000000E6">
      <w:pPr>
        <w:tabs>
          <w:tab w:val="left" w:leader="none" w:pos="1690"/>
          <w:tab w:val="left" w:leader="none" w:pos="4810"/>
        </w:tabs>
        <w:spacing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-Field: cafe and snacks</w:t>
      </w:r>
    </w:p>
    <w:p w:rsidR="00000000" w:rsidDel="00000000" w:rsidP="00000000" w:rsidRDefault="00000000" w:rsidRPr="00000000" w14:paraId="000000E7">
      <w:pPr>
        <w:tabs>
          <w:tab w:val="left" w:leader="none" w:pos="1690"/>
          <w:tab w:val="left" w:leader="none" w:pos="4810"/>
        </w:tabs>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E8">
      <w:pPr>
        <w:tabs>
          <w:tab w:val="left" w:leader="none" w:pos="1690"/>
          <w:tab w:val="left" w:leader="none" w:pos="4810"/>
        </w:tabs>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2. DESCRIBE BUSINESS PROCESSES OF RESTAURANT </w:t>
      </w:r>
    </w:p>
    <w:p w:rsidR="00000000" w:rsidDel="00000000" w:rsidP="00000000" w:rsidRDefault="00000000" w:rsidRPr="00000000" w14:paraId="000000E9">
      <w:pPr>
        <w:spacing w:line="360" w:lineRule="auto"/>
        <w:jc w:val="both"/>
        <w:rPr>
          <w:rFonts w:ascii="Times New Roman" w:cs="Times New Roman" w:eastAsia="Times New Roman" w:hAnsi="Times New Roman"/>
          <w:color w:val="111111"/>
          <w:sz w:val="26"/>
          <w:szCs w:val="26"/>
        </w:rPr>
      </w:pPr>
      <w:r w:rsidDel="00000000" w:rsidR="00000000" w:rsidRPr="00000000">
        <w:rPr>
          <w:rFonts w:ascii="Times New Roman" w:cs="Times New Roman" w:eastAsia="Times New Roman" w:hAnsi="Times New Roman"/>
          <w:color w:val="111111"/>
          <w:sz w:val="26"/>
          <w:szCs w:val="26"/>
          <w:rtl w:val="0"/>
        </w:rPr>
        <w:t xml:space="preserve">The main business processes in the operation of the café include:</w:t>
      </w:r>
    </w:p>
    <w:p w:rsidR="00000000" w:rsidDel="00000000" w:rsidP="00000000" w:rsidRDefault="00000000" w:rsidRPr="00000000" w14:paraId="000000EA">
      <w:pPr>
        <w:spacing w:line="360" w:lineRule="auto"/>
        <w:ind w:left="1440" w:hanging="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6"/>
          <w:szCs w:val="26"/>
          <w:rtl w:val="0"/>
        </w:rPr>
        <w:t xml:space="preserve">Employee management: Employees are the face of the shop, who take care of customers in the best way and convey business messages to customers. There should be a detailed job description for employees such as: service culture, operating process, work to do, working time.</w:t>
      </w:r>
    </w:p>
    <w:p w:rsidR="00000000" w:rsidDel="00000000" w:rsidP="00000000" w:rsidRDefault="00000000" w:rsidRPr="00000000" w14:paraId="000000EB">
      <w:pPr>
        <w:spacing w:line="360" w:lineRule="auto"/>
        <w:ind w:left="1440" w:hanging="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6"/>
          <w:szCs w:val="26"/>
          <w:rtl w:val="0"/>
        </w:rPr>
        <w:t xml:space="preserve">Source management: Source management is very important in the coffee shop business, so you need to plan in detail such as choosing partners, reputable product suppliers, long-term quality, reasonable prices, time, delivery location periodically.</w:t>
      </w:r>
    </w:p>
    <w:p w:rsidR="00000000" w:rsidDel="00000000" w:rsidP="00000000" w:rsidRDefault="00000000" w:rsidRPr="00000000" w14:paraId="000000EC">
      <w:pPr>
        <w:spacing w:line="360" w:lineRule="auto"/>
        <w:ind w:left="1440" w:hanging="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6"/>
          <w:szCs w:val="26"/>
          <w:rtl w:val="0"/>
        </w:rPr>
        <w:t xml:space="preserve">Product storage warehouse: It is necessary to statistics the quantity of goods entered, then update to sales management software.</w:t>
      </w:r>
    </w:p>
    <w:p w:rsidR="00000000" w:rsidDel="00000000" w:rsidP="00000000" w:rsidRDefault="00000000" w:rsidRPr="00000000" w14:paraId="000000ED">
      <w:pPr>
        <w:spacing w:line="360" w:lineRule="auto"/>
        <w:ind w:left="1440" w:hanging="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6"/>
          <w:szCs w:val="26"/>
          <w:rtl w:val="0"/>
        </w:rPr>
        <w:t xml:space="preserve">Management and control of revenue and expenditure: The daily expenses of the shop need to be clearly declared and approved by the manager. The revenues of the shop: need to be clearly statistics and checked at each shift or at the end of the day.</w:t>
      </w:r>
    </w:p>
    <w:p w:rsidR="00000000" w:rsidDel="00000000" w:rsidP="00000000" w:rsidRDefault="00000000" w:rsidRPr="00000000" w14:paraId="000000EE">
      <w:pPr>
        <w:spacing w:line="360" w:lineRule="auto"/>
        <w:ind w:left="1440" w:hanging="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6"/>
          <w:szCs w:val="26"/>
          <w:rtl w:val="0"/>
        </w:rPr>
        <w:t xml:space="preserve">Professional restaurant service process: In order for the café to operate smoothly and logically, it is necessary to have a management process that does not lead to chaos and unprofessionalism.</w:t>
      </w:r>
    </w:p>
    <w:p w:rsidR="00000000" w:rsidDel="00000000" w:rsidP="00000000" w:rsidRDefault="00000000" w:rsidRPr="00000000" w14:paraId="000000EF">
      <w:pPr>
        <w:spacing w:line="360" w:lineRule="auto"/>
        <w:ind w:left="1440" w:hanging="720"/>
        <w:jc w:val="both"/>
        <w:rPr>
          <w:rFonts w:ascii="Times New Roman" w:cs="Times New Roman" w:eastAsia="Times New Roman" w:hAnsi="Times New Roman"/>
          <w:color w:val="111111"/>
          <w:sz w:val="26"/>
          <w:szCs w:val="26"/>
        </w:rPr>
      </w:pPr>
      <w:r w:rsidDel="00000000" w:rsidR="00000000" w:rsidRPr="00000000">
        <w:rPr>
          <w:rFonts w:ascii="Times New Roman" w:cs="Times New Roman" w:eastAsia="Times New Roman" w:hAnsi="Times New Roman"/>
          <w:color w:val="111111"/>
          <w:sz w:val="26"/>
          <w:szCs w:val="26"/>
          <w:rtl w:val="0"/>
        </w:rPr>
        <w:t xml:space="preserve">6.</w:t>
      </w:r>
      <w:r w:rsidDel="00000000" w:rsidR="00000000" w:rsidRPr="00000000">
        <w:rPr>
          <w:rFonts w:ascii="Times New Roman" w:cs="Times New Roman" w:eastAsia="Times New Roman" w:hAnsi="Times New Roman"/>
          <w:color w:val="111111"/>
          <w:sz w:val="14"/>
          <w:szCs w:val="14"/>
          <w:rtl w:val="0"/>
        </w:rPr>
        <w:t xml:space="preserve">               </w:t>
      </w:r>
      <w:r w:rsidDel="00000000" w:rsidR="00000000" w:rsidRPr="00000000">
        <w:rPr>
          <w:rFonts w:ascii="Times New Roman" w:cs="Times New Roman" w:eastAsia="Times New Roman" w:hAnsi="Times New Roman"/>
          <w:sz w:val="26"/>
          <w:szCs w:val="26"/>
          <w:rtl w:val="0"/>
        </w:rPr>
        <w:t xml:space="preserve">Manage the drink/food menu at the café: This involves updating new drinks and implementing marketing for the café</w:t>
      </w:r>
      <w:r w:rsidDel="00000000" w:rsidR="00000000" w:rsidRPr="00000000">
        <w:rPr>
          <w:rFonts w:ascii="Times New Roman" w:cs="Times New Roman" w:eastAsia="Times New Roman" w:hAnsi="Times New Roman"/>
          <w:color w:val="111111"/>
          <w:sz w:val="26"/>
          <w:szCs w:val="26"/>
          <w:rtl w:val="0"/>
        </w:rPr>
        <w:t xml:space="preserve">.</w:t>
      </w:r>
    </w:p>
    <w:p w:rsidR="00000000" w:rsidDel="00000000" w:rsidP="00000000" w:rsidRDefault="00000000" w:rsidRPr="00000000" w14:paraId="000000F0">
      <w:pPr>
        <w:spacing w:line="360" w:lineRule="auto"/>
        <w:jc w:val="both"/>
        <w:rPr>
          <w:rFonts w:ascii="Times New Roman" w:cs="Times New Roman" w:eastAsia="Times New Roman" w:hAnsi="Times New Roman"/>
          <w:b w:val="1"/>
          <w:i w:val="1"/>
          <w:sz w:val="26"/>
          <w:szCs w:val="26"/>
        </w:rPr>
      </w:pPr>
      <w:r w:rsidDel="00000000" w:rsidR="00000000" w:rsidRPr="00000000">
        <w:rPr>
          <w:rtl w:val="0"/>
        </w:rPr>
      </w:r>
    </w:p>
    <w:p w:rsidR="00000000" w:rsidDel="00000000" w:rsidP="00000000" w:rsidRDefault="00000000" w:rsidRPr="00000000" w14:paraId="000000F1">
      <w:pPr>
        <w:spacing w:line="360" w:lineRule="auto"/>
        <w:jc w:val="both"/>
        <w:rPr>
          <w:rFonts w:ascii="Times New Roman" w:cs="Times New Roman" w:eastAsia="Times New Roman" w:hAnsi="Times New Roman"/>
          <w:b w:val="1"/>
          <w:i w:val="1"/>
          <w:sz w:val="26"/>
          <w:szCs w:val="26"/>
        </w:rPr>
      </w:pPr>
      <w:r w:rsidDel="00000000" w:rsidR="00000000" w:rsidRPr="00000000">
        <w:rPr>
          <w:rtl w:val="0"/>
        </w:rPr>
      </w:r>
    </w:p>
    <w:p w:rsidR="00000000" w:rsidDel="00000000" w:rsidP="00000000" w:rsidRDefault="00000000" w:rsidRPr="00000000" w14:paraId="000000F2">
      <w:pPr>
        <w:spacing w:line="360" w:lineRule="auto"/>
        <w:jc w:val="both"/>
        <w:rPr>
          <w:rFonts w:ascii="Times New Roman" w:cs="Times New Roman" w:eastAsia="Times New Roman" w:hAnsi="Times New Roman"/>
          <w:b w:val="1"/>
          <w:i w:val="1"/>
          <w:sz w:val="26"/>
          <w:szCs w:val="26"/>
        </w:rPr>
      </w:pPr>
      <w:r w:rsidDel="00000000" w:rsidR="00000000" w:rsidRPr="00000000">
        <w:rPr>
          <w:rFonts w:ascii="Times New Roman" w:cs="Times New Roman" w:eastAsia="Times New Roman" w:hAnsi="Times New Roman"/>
          <w:b w:val="1"/>
          <w:sz w:val="26"/>
          <w:szCs w:val="26"/>
          <w:rtl w:val="0"/>
        </w:rPr>
        <w:t xml:space="preserve">3. LIST OF PARTICIPANTS TO REQUIREMENTS GATHERING</w:t>
      </w:r>
      <w:r w:rsidDel="00000000" w:rsidR="00000000" w:rsidRPr="00000000">
        <w:rPr>
          <w:rtl w:val="0"/>
        </w:rPr>
      </w:r>
    </w:p>
    <w:p w:rsidR="00000000" w:rsidDel="00000000" w:rsidP="00000000" w:rsidRDefault="00000000" w:rsidRPr="00000000" w14:paraId="000000F3">
      <w:pPr>
        <w:spacing w:line="360" w:lineRule="auto"/>
        <w:jc w:val="both"/>
        <w:rPr>
          <w:rFonts w:ascii="Times New Roman" w:cs="Times New Roman" w:eastAsia="Times New Roman" w:hAnsi="Times New Roman"/>
          <w:color w:val="202124"/>
          <w:sz w:val="26"/>
          <w:szCs w:val="26"/>
          <w:highlight w:val="white"/>
        </w:rPr>
      </w:pPr>
      <w:r w:rsidDel="00000000" w:rsidR="00000000" w:rsidRPr="00000000">
        <w:rPr>
          <w:rFonts w:ascii="Roboto" w:cs="Roboto" w:eastAsia="Roboto" w:hAnsi="Roboto"/>
          <w:color w:val="111111"/>
          <w:sz w:val="24"/>
          <w:szCs w:val="24"/>
          <w:rtl w:val="0"/>
        </w:rPr>
        <w:t xml:space="preserve">-C</w:t>
      </w:r>
      <w:r w:rsidDel="00000000" w:rsidR="00000000" w:rsidRPr="00000000">
        <w:rPr>
          <w:rFonts w:ascii="Roboto" w:cs="Roboto" w:eastAsia="Roboto" w:hAnsi="Roboto"/>
          <w:color w:val="111111"/>
          <w:sz w:val="24"/>
          <w:szCs w:val="24"/>
          <w:rtl w:val="0"/>
        </w:rPr>
        <w:t xml:space="preserve">ustomers</w:t>
      </w:r>
      <w:r w:rsidDel="00000000" w:rsidR="00000000" w:rsidRPr="00000000">
        <w:rPr>
          <w:rtl w:val="0"/>
        </w:rPr>
      </w:r>
    </w:p>
    <w:p w:rsidR="00000000" w:rsidDel="00000000" w:rsidP="00000000" w:rsidRDefault="00000000" w:rsidRPr="00000000" w14:paraId="000000F4">
      <w:pPr>
        <w:spacing w:line="360" w:lineRule="auto"/>
        <w:jc w:val="both"/>
        <w:rPr>
          <w:rFonts w:ascii="Roboto" w:cs="Roboto" w:eastAsia="Roboto" w:hAnsi="Roboto"/>
          <w:color w:val="111111"/>
          <w:sz w:val="24"/>
          <w:szCs w:val="24"/>
        </w:rPr>
      </w:pPr>
      <w:r w:rsidDel="00000000" w:rsidR="00000000" w:rsidRPr="00000000">
        <w:rPr>
          <w:rFonts w:ascii="Roboto" w:cs="Roboto" w:eastAsia="Roboto" w:hAnsi="Roboto"/>
          <w:color w:val="111111"/>
          <w:sz w:val="24"/>
          <w:szCs w:val="24"/>
          <w:rtl w:val="0"/>
        </w:rPr>
        <w:t xml:space="preserve">-Staff</w:t>
      </w:r>
    </w:p>
    <w:p w:rsidR="00000000" w:rsidDel="00000000" w:rsidP="00000000" w:rsidRDefault="00000000" w:rsidRPr="00000000" w14:paraId="000000F5">
      <w:pPr>
        <w:spacing w:line="360" w:lineRule="auto"/>
        <w:jc w:val="both"/>
        <w:rPr>
          <w:rFonts w:ascii="Roboto" w:cs="Roboto" w:eastAsia="Roboto" w:hAnsi="Roboto"/>
          <w:color w:val="111111"/>
          <w:sz w:val="24"/>
          <w:szCs w:val="24"/>
        </w:rPr>
      </w:pPr>
      <w:r w:rsidDel="00000000" w:rsidR="00000000" w:rsidRPr="00000000">
        <w:rPr>
          <w:rFonts w:ascii="Roboto" w:cs="Roboto" w:eastAsia="Roboto" w:hAnsi="Roboto"/>
          <w:color w:val="111111"/>
          <w:sz w:val="24"/>
          <w:szCs w:val="24"/>
          <w:rtl w:val="0"/>
        </w:rPr>
        <w:t xml:space="preserve">-Cashiers</w:t>
      </w:r>
    </w:p>
    <w:p w:rsidR="00000000" w:rsidDel="00000000" w:rsidP="00000000" w:rsidRDefault="00000000" w:rsidRPr="00000000" w14:paraId="000000F6">
      <w:pPr>
        <w:spacing w:line="360" w:lineRule="auto"/>
        <w:jc w:val="both"/>
        <w:rPr>
          <w:rFonts w:ascii="Roboto" w:cs="Roboto" w:eastAsia="Roboto" w:hAnsi="Roboto"/>
          <w:color w:val="111111"/>
          <w:sz w:val="24"/>
          <w:szCs w:val="24"/>
        </w:rPr>
      </w:pPr>
      <w:r w:rsidDel="00000000" w:rsidR="00000000" w:rsidRPr="00000000">
        <w:rPr>
          <w:rFonts w:ascii="Roboto" w:cs="Roboto" w:eastAsia="Roboto" w:hAnsi="Roboto"/>
          <w:color w:val="111111"/>
          <w:sz w:val="24"/>
          <w:szCs w:val="24"/>
          <w:rtl w:val="0"/>
        </w:rPr>
        <w:t xml:space="preserve">-Manager</w:t>
      </w:r>
    </w:p>
    <w:p w:rsidR="00000000" w:rsidDel="00000000" w:rsidP="00000000" w:rsidRDefault="00000000" w:rsidRPr="00000000" w14:paraId="000000F7">
      <w:pPr>
        <w:spacing w:line="360" w:lineRule="auto"/>
        <w:jc w:val="both"/>
        <w:rPr>
          <w:rFonts w:ascii="Times New Roman" w:cs="Times New Roman" w:eastAsia="Times New Roman" w:hAnsi="Times New Roman"/>
          <w:b w:val="1"/>
          <w:sz w:val="26"/>
          <w:szCs w:val="26"/>
          <w:highlight w:val="white"/>
        </w:rPr>
      </w:pPr>
      <w:r w:rsidDel="00000000" w:rsidR="00000000" w:rsidRPr="00000000">
        <w:rPr>
          <w:rFonts w:ascii="Times New Roman" w:cs="Times New Roman" w:eastAsia="Times New Roman" w:hAnsi="Times New Roman"/>
          <w:b w:val="1"/>
          <w:sz w:val="26"/>
          <w:szCs w:val="26"/>
          <w:highlight w:val="white"/>
          <w:rtl w:val="0"/>
        </w:rPr>
        <w:t xml:space="preserve">4. THE TECHNICALS USING TO REQUIREMENTS GATHERING</w:t>
      </w:r>
    </w:p>
    <w:p w:rsidR="00000000" w:rsidDel="00000000" w:rsidP="00000000" w:rsidRDefault="00000000" w:rsidRPr="00000000" w14:paraId="000000F8">
      <w:pPr>
        <w:spacing w:line="360" w:lineRule="auto"/>
        <w:jc w:val="both"/>
        <w:rPr>
          <w:rFonts w:ascii="Roboto" w:cs="Roboto" w:eastAsia="Roboto" w:hAnsi="Roboto"/>
          <w:color w:val="111111"/>
          <w:sz w:val="24"/>
          <w:szCs w:val="24"/>
        </w:rPr>
      </w:pPr>
      <w:r w:rsidDel="00000000" w:rsidR="00000000" w:rsidRPr="00000000">
        <w:rPr>
          <w:rFonts w:ascii="Roboto" w:cs="Roboto" w:eastAsia="Roboto" w:hAnsi="Roboto"/>
          <w:color w:val="111111"/>
          <w:sz w:val="24"/>
          <w:szCs w:val="24"/>
          <w:rtl w:val="0"/>
        </w:rPr>
        <w:t xml:space="preserve">1/Observation:</w:t>
      </w:r>
    </w:p>
    <w:p w:rsidR="00000000" w:rsidDel="00000000" w:rsidP="00000000" w:rsidRDefault="00000000" w:rsidRPr="00000000" w14:paraId="000000F9">
      <w:pPr>
        <w:spacing w:line="360" w:lineRule="auto"/>
        <w:jc w:val="both"/>
        <w:rPr>
          <w:rFonts w:ascii="Roboto" w:cs="Roboto" w:eastAsia="Roboto" w:hAnsi="Roboto"/>
          <w:color w:val="111111"/>
          <w:sz w:val="24"/>
          <w:szCs w:val="24"/>
        </w:rPr>
      </w:pPr>
      <w:r w:rsidDel="00000000" w:rsidR="00000000" w:rsidRPr="00000000">
        <w:rPr>
          <w:rFonts w:ascii="Roboto" w:cs="Roboto" w:eastAsia="Roboto" w:hAnsi="Roboto"/>
          <w:color w:val="111111"/>
          <w:sz w:val="24"/>
          <w:szCs w:val="24"/>
          <w:rtl w:val="0"/>
        </w:rPr>
        <w:t xml:space="preserve"> _For customers: Observe customers when they come to the restaurant to understand their needs. </w:t>
      </w:r>
    </w:p>
    <w:p w:rsidR="00000000" w:rsidDel="00000000" w:rsidP="00000000" w:rsidRDefault="00000000" w:rsidRPr="00000000" w14:paraId="000000FA">
      <w:pPr>
        <w:spacing w:line="360" w:lineRule="auto"/>
        <w:jc w:val="both"/>
        <w:rPr>
          <w:rFonts w:ascii="Roboto" w:cs="Roboto" w:eastAsia="Roboto" w:hAnsi="Roboto"/>
          <w:color w:val="111111"/>
          <w:sz w:val="24"/>
          <w:szCs w:val="24"/>
        </w:rPr>
      </w:pPr>
      <w:r w:rsidDel="00000000" w:rsidR="00000000" w:rsidRPr="00000000">
        <w:rPr>
          <w:rFonts w:ascii="Roboto" w:cs="Roboto" w:eastAsia="Roboto" w:hAnsi="Roboto"/>
          <w:color w:val="111111"/>
          <w:sz w:val="24"/>
          <w:szCs w:val="24"/>
          <w:rtl w:val="0"/>
        </w:rPr>
        <w:t xml:space="preserve">_For staff: Observe how staff welcome customers to understand the staff’s working process.</w:t>
      </w:r>
    </w:p>
    <w:p w:rsidR="00000000" w:rsidDel="00000000" w:rsidP="00000000" w:rsidRDefault="00000000" w:rsidRPr="00000000" w14:paraId="000000FB">
      <w:pPr>
        <w:spacing w:line="360" w:lineRule="auto"/>
        <w:jc w:val="both"/>
        <w:rPr>
          <w:rFonts w:ascii="Roboto" w:cs="Roboto" w:eastAsia="Roboto" w:hAnsi="Roboto"/>
          <w:color w:val="111111"/>
          <w:sz w:val="24"/>
          <w:szCs w:val="24"/>
        </w:rPr>
      </w:pPr>
      <w:r w:rsidDel="00000000" w:rsidR="00000000" w:rsidRPr="00000000">
        <w:rPr>
          <w:rFonts w:ascii="Roboto" w:cs="Roboto" w:eastAsia="Roboto" w:hAnsi="Roboto"/>
          <w:color w:val="111111"/>
          <w:sz w:val="24"/>
          <w:szCs w:val="24"/>
          <w:rtl w:val="0"/>
        </w:rPr>
        <w:t xml:space="preserve"> _For cashiers: Observe the payment process to understand the payment procedures for customers. </w:t>
      </w:r>
    </w:p>
    <w:p w:rsidR="00000000" w:rsidDel="00000000" w:rsidP="00000000" w:rsidRDefault="00000000" w:rsidRPr="00000000" w14:paraId="000000FC">
      <w:pPr>
        <w:spacing w:line="360" w:lineRule="auto"/>
        <w:jc w:val="both"/>
        <w:rPr>
          <w:rFonts w:ascii="Roboto" w:cs="Roboto" w:eastAsia="Roboto" w:hAnsi="Roboto"/>
          <w:color w:val="111111"/>
          <w:sz w:val="24"/>
          <w:szCs w:val="24"/>
        </w:rPr>
      </w:pPr>
      <w:r w:rsidDel="00000000" w:rsidR="00000000" w:rsidRPr="00000000">
        <w:rPr>
          <w:rFonts w:ascii="Roboto" w:cs="Roboto" w:eastAsia="Roboto" w:hAnsi="Roboto"/>
          <w:color w:val="111111"/>
          <w:sz w:val="24"/>
          <w:szCs w:val="24"/>
          <w:rtl w:val="0"/>
        </w:rPr>
        <w:t xml:space="preserve">-Observation helps us quickly recognize the nature of the problem. </w:t>
      </w:r>
    </w:p>
    <w:p w:rsidR="00000000" w:rsidDel="00000000" w:rsidP="00000000" w:rsidRDefault="00000000" w:rsidRPr="00000000" w14:paraId="000000FD">
      <w:pPr>
        <w:spacing w:line="360" w:lineRule="auto"/>
        <w:jc w:val="both"/>
        <w:rPr>
          <w:rFonts w:ascii="Roboto" w:cs="Roboto" w:eastAsia="Roboto" w:hAnsi="Roboto"/>
          <w:color w:val="111111"/>
          <w:sz w:val="24"/>
          <w:szCs w:val="24"/>
        </w:rPr>
      </w:pPr>
      <w:r w:rsidDel="00000000" w:rsidR="00000000" w:rsidRPr="00000000">
        <w:rPr>
          <w:rFonts w:ascii="Roboto" w:cs="Roboto" w:eastAsia="Roboto" w:hAnsi="Roboto"/>
          <w:color w:val="111111"/>
          <w:sz w:val="24"/>
          <w:szCs w:val="24"/>
          <w:rtl w:val="0"/>
        </w:rPr>
        <w:t xml:space="preserve">2/Interview: </w:t>
      </w:r>
    </w:p>
    <w:p w:rsidR="00000000" w:rsidDel="00000000" w:rsidP="00000000" w:rsidRDefault="00000000" w:rsidRPr="00000000" w14:paraId="000000FE">
      <w:pPr>
        <w:spacing w:line="360" w:lineRule="auto"/>
        <w:jc w:val="both"/>
        <w:rPr>
          <w:rFonts w:ascii="Roboto" w:cs="Roboto" w:eastAsia="Roboto" w:hAnsi="Roboto"/>
          <w:color w:val="111111"/>
          <w:sz w:val="24"/>
          <w:szCs w:val="24"/>
        </w:rPr>
      </w:pPr>
      <w:r w:rsidDel="00000000" w:rsidR="00000000" w:rsidRPr="00000000">
        <w:rPr>
          <w:rFonts w:ascii="Roboto" w:cs="Roboto" w:eastAsia="Roboto" w:hAnsi="Roboto"/>
          <w:color w:val="111111"/>
          <w:sz w:val="24"/>
          <w:szCs w:val="24"/>
          <w:rtl w:val="0"/>
        </w:rPr>
        <w:t xml:space="preserve">_For customers: Interview customers about their experience at the restaurant regarding food, service attitude, and hygiene.</w:t>
      </w:r>
    </w:p>
    <w:p w:rsidR="00000000" w:rsidDel="00000000" w:rsidP="00000000" w:rsidRDefault="00000000" w:rsidRPr="00000000" w14:paraId="000000FF">
      <w:pPr>
        <w:spacing w:line="360" w:lineRule="auto"/>
        <w:jc w:val="both"/>
        <w:rPr>
          <w:rFonts w:ascii="Roboto" w:cs="Roboto" w:eastAsia="Roboto" w:hAnsi="Roboto"/>
          <w:color w:val="111111"/>
          <w:sz w:val="24"/>
          <w:szCs w:val="24"/>
        </w:rPr>
      </w:pPr>
      <w:r w:rsidDel="00000000" w:rsidR="00000000" w:rsidRPr="00000000">
        <w:rPr>
          <w:rFonts w:ascii="Roboto" w:cs="Roboto" w:eastAsia="Roboto" w:hAnsi="Roboto"/>
          <w:color w:val="111111"/>
          <w:sz w:val="24"/>
          <w:szCs w:val="24"/>
          <w:rtl w:val="0"/>
        </w:rPr>
        <w:t xml:space="preserve"> _For staff: Interview staff about the steps from when a customer starts entering the restaurant, to ordering, and to leaving. Using the interview method will provide an overview of the restaurant’s internal operations.</w:t>
      </w:r>
    </w:p>
    <w:p w:rsidR="00000000" w:rsidDel="00000000" w:rsidP="00000000" w:rsidRDefault="00000000" w:rsidRPr="00000000" w14:paraId="00000100">
      <w:pPr>
        <w:spacing w:line="360" w:lineRule="auto"/>
        <w:jc w:val="both"/>
        <w:rPr>
          <w:rFonts w:ascii="Roboto" w:cs="Roboto" w:eastAsia="Roboto" w:hAnsi="Roboto"/>
          <w:color w:val="111111"/>
          <w:sz w:val="24"/>
          <w:szCs w:val="24"/>
        </w:rPr>
      </w:pPr>
      <w:r w:rsidDel="00000000" w:rsidR="00000000" w:rsidRPr="00000000">
        <w:rPr>
          <w:rFonts w:ascii="Roboto" w:cs="Roboto" w:eastAsia="Roboto" w:hAnsi="Roboto"/>
          <w:color w:val="111111"/>
          <w:sz w:val="24"/>
          <w:szCs w:val="24"/>
          <w:rtl w:val="0"/>
        </w:rPr>
        <w:t xml:space="preserve"> Interviewing creates an exchange space, making it easier and faster to understand. </w:t>
      </w:r>
    </w:p>
    <w:p w:rsidR="00000000" w:rsidDel="00000000" w:rsidP="00000000" w:rsidRDefault="00000000" w:rsidRPr="00000000" w14:paraId="00000101">
      <w:pPr>
        <w:spacing w:line="360" w:lineRule="auto"/>
        <w:jc w:val="both"/>
        <w:rPr>
          <w:rFonts w:ascii="Roboto" w:cs="Roboto" w:eastAsia="Roboto" w:hAnsi="Roboto"/>
          <w:color w:val="111111"/>
          <w:sz w:val="24"/>
          <w:szCs w:val="24"/>
        </w:rPr>
      </w:pPr>
      <w:r w:rsidDel="00000000" w:rsidR="00000000" w:rsidRPr="00000000">
        <w:rPr>
          <w:rFonts w:ascii="Roboto" w:cs="Roboto" w:eastAsia="Roboto" w:hAnsi="Roboto"/>
          <w:color w:val="111111"/>
          <w:sz w:val="24"/>
          <w:szCs w:val="24"/>
          <w:rtl w:val="0"/>
        </w:rPr>
        <w:t xml:space="preserve">_For the cashier: Interview the customer’s payment steps. </w:t>
      </w:r>
    </w:p>
    <w:p w:rsidR="00000000" w:rsidDel="00000000" w:rsidP="00000000" w:rsidRDefault="00000000" w:rsidRPr="00000000" w14:paraId="00000102">
      <w:pPr>
        <w:spacing w:line="360" w:lineRule="auto"/>
        <w:jc w:val="both"/>
        <w:rPr>
          <w:rFonts w:ascii="Roboto" w:cs="Roboto" w:eastAsia="Roboto" w:hAnsi="Roboto"/>
          <w:color w:val="111111"/>
          <w:sz w:val="24"/>
          <w:szCs w:val="24"/>
        </w:rPr>
      </w:pPr>
      <w:r w:rsidDel="00000000" w:rsidR="00000000" w:rsidRPr="00000000">
        <w:rPr>
          <w:rFonts w:ascii="Roboto" w:cs="Roboto" w:eastAsia="Roboto" w:hAnsi="Roboto"/>
          <w:color w:val="111111"/>
          <w:sz w:val="24"/>
          <w:szCs w:val="24"/>
          <w:rtl w:val="0"/>
        </w:rPr>
        <w:t xml:space="preserve">3/Questionnaire: </w:t>
      </w:r>
    </w:p>
    <w:p w:rsidR="00000000" w:rsidDel="00000000" w:rsidP="00000000" w:rsidRDefault="00000000" w:rsidRPr="00000000" w14:paraId="00000103">
      <w:pPr>
        <w:spacing w:line="360" w:lineRule="auto"/>
        <w:jc w:val="both"/>
        <w:rPr>
          <w:rFonts w:ascii="Roboto" w:cs="Roboto" w:eastAsia="Roboto" w:hAnsi="Roboto"/>
          <w:color w:val="111111"/>
          <w:sz w:val="24"/>
          <w:szCs w:val="24"/>
        </w:rPr>
      </w:pPr>
      <w:r w:rsidDel="00000000" w:rsidR="00000000" w:rsidRPr="00000000">
        <w:rPr>
          <w:rFonts w:ascii="Roboto" w:cs="Roboto" w:eastAsia="Roboto" w:hAnsi="Roboto"/>
          <w:color w:val="111111"/>
          <w:sz w:val="24"/>
          <w:szCs w:val="24"/>
          <w:rtl w:val="0"/>
        </w:rPr>
        <w:t xml:space="preserve">_Create a questionnaire: Ask questions related to the restaurant’s service, the restaurant’s operation. Using the questionnaire helps the questions to be coherent, not verbose and repetitive.</w:t>
      </w:r>
    </w:p>
    <w:p w:rsidR="00000000" w:rsidDel="00000000" w:rsidP="00000000" w:rsidRDefault="00000000" w:rsidRPr="00000000" w14:paraId="00000104">
      <w:pPr>
        <w:spacing w:line="360" w:lineRule="auto"/>
        <w:jc w:val="both"/>
        <w:rPr>
          <w:rFonts w:ascii="Roboto" w:cs="Roboto" w:eastAsia="Roboto" w:hAnsi="Roboto"/>
          <w:b w:val="1"/>
          <w:color w:val="111111"/>
          <w:sz w:val="24"/>
          <w:szCs w:val="24"/>
        </w:rPr>
      </w:pPr>
      <w:r w:rsidDel="00000000" w:rsidR="00000000" w:rsidRPr="00000000">
        <w:rPr>
          <w:rFonts w:ascii="Roboto" w:cs="Roboto" w:eastAsia="Roboto" w:hAnsi="Roboto"/>
          <w:color w:val="111111"/>
          <w:sz w:val="24"/>
          <w:szCs w:val="24"/>
          <w:rtl w:val="0"/>
        </w:rPr>
        <w:t xml:space="preserve"> </w:t>
      </w:r>
      <w:r w:rsidDel="00000000" w:rsidR="00000000" w:rsidRPr="00000000">
        <w:rPr>
          <w:rFonts w:ascii="Roboto" w:cs="Roboto" w:eastAsia="Roboto" w:hAnsi="Roboto"/>
          <w:b w:val="1"/>
          <w:color w:val="111111"/>
          <w:sz w:val="24"/>
          <w:szCs w:val="24"/>
          <w:rtl w:val="0"/>
        </w:rPr>
        <w:t xml:space="preserve">4/Direct exchange based on a similar model or website:</w:t>
      </w:r>
    </w:p>
    <w:p w:rsidR="00000000" w:rsidDel="00000000" w:rsidP="00000000" w:rsidRDefault="00000000" w:rsidRPr="00000000" w14:paraId="00000105">
      <w:pPr>
        <w:spacing w:line="360" w:lineRule="auto"/>
        <w:jc w:val="both"/>
        <w:rPr>
          <w:rFonts w:ascii="Times New Roman" w:cs="Times New Roman" w:eastAsia="Times New Roman" w:hAnsi="Times New Roman"/>
          <w:sz w:val="26"/>
          <w:szCs w:val="26"/>
        </w:rPr>
      </w:pPr>
      <w:r w:rsidDel="00000000" w:rsidR="00000000" w:rsidRPr="00000000">
        <w:rPr>
          <w:rFonts w:ascii="Roboto" w:cs="Roboto" w:eastAsia="Roboto" w:hAnsi="Roboto"/>
          <w:color w:val="111111"/>
          <w:sz w:val="24"/>
          <w:szCs w:val="24"/>
          <w:rtl w:val="0"/>
        </w:rPr>
        <w:t xml:space="preserve"> _Create a web page: Includes reviews, feedback from customers and the restaurant. Using this method makes it more flexible between customers and staff, creates credibility for customers, and can share quickly and for many people.</w:t>
      </w:r>
      <w:r w:rsidDel="00000000" w:rsidR="00000000" w:rsidRPr="00000000">
        <w:rPr>
          <w:rtl w:val="0"/>
        </w:rPr>
      </w:r>
    </w:p>
    <w:p w:rsidR="00000000" w:rsidDel="00000000" w:rsidP="00000000" w:rsidRDefault="00000000" w:rsidRPr="00000000" w14:paraId="00000106">
      <w:pPr>
        <w:spacing w:line="360" w:lineRule="auto"/>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07">
      <w:pPr>
        <w:spacing w:line="360" w:lineRule="auto"/>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08">
      <w:pPr>
        <w:spacing w:line="360" w:lineRule="auto"/>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09">
      <w:pPr>
        <w:spacing w:line="360" w:lineRule="auto"/>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0A">
      <w:pPr>
        <w:spacing w:line="360" w:lineRule="auto"/>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0B">
      <w:pPr>
        <w:spacing w:line="36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5. ASSIGNMENT TEAM MEMBER TO REQUIREMENTS GATHERING</w:t>
      </w:r>
    </w:p>
    <w:p w:rsidR="00000000" w:rsidDel="00000000" w:rsidP="00000000" w:rsidRDefault="00000000" w:rsidRPr="00000000" w14:paraId="0000010C">
      <w:pPr>
        <w:spacing w:line="360" w:lineRule="auto"/>
        <w:jc w:val="both"/>
        <w:rPr>
          <w:rFonts w:ascii="Times New Roman" w:cs="Times New Roman" w:eastAsia="Times New Roman" w:hAnsi="Times New Roman"/>
          <w:i w:val="1"/>
          <w:sz w:val="26"/>
          <w:szCs w:val="26"/>
        </w:rPr>
      </w:pPr>
      <w:r w:rsidDel="00000000" w:rsidR="00000000" w:rsidRPr="00000000">
        <w:rPr>
          <w:rtl w:val="0"/>
        </w:rPr>
      </w:r>
    </w:p>
    <w:tbl>
      <w:tblPr>
        <w:tblStyle w:val="Table5"/>
        <w:tblW w:w="886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745"/>
        <w:gridCol w:w="1425"/>
        <w:gridCol w:w="4695"/>
        <w:tblGridChange w:id="0">
          <w:tblGrid>
            <w:gridCol w:w="2745"/>
            <w:gridCol w:w="1425"/>
            <w:gridCol w:w="4695"/>
          </w:tblGrid>
        </w:tblGridChange>
      </w:tblGrid>
      <w:tr>
        <w:trPr>
          <w:cantSplit w:val="0"/>
          <w:trHeight w:val="1647.6416015625" w:hRule="atLeast"/>
          <w:tblHeader w:val="0"/>
        </w:trPr>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0D">
            <w:pPr>
              <w:spacing w:before="240" w:line="276" w:lineRule="auto"/>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Nguyet, Le Thi Thanh</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0E">
            <w:pPr>
              <w:spacing w:line="360" w:lineRule="auto"/>
              <w:jc w:val="both"/>
              <w:rPr>
                <w:rFonts w:ascii="Roboto" w:cs="Roboto" w:eastAsia="Roboto" w:hAnsi="Roboto"/>
                <w:color w:val="111111"/>
                <w:sz w:val="24"/>
                <w:szCs w:val="24"/>
                <w:highlight w:val="white"/>
              </w:rPr>
            </w:pPr>
            <w:r w:rsidDel="00000000" w:rsidR="00000000" w:rsidRPr="00000000">
              <w:rPr>
                <w:rFonts w:ascii="Roboto" w:cs="Roboto" w:eastAsia="Roboto" w:hAnsi="Roboto"/>
                <w:color w:val="111111"/>
                <w:sz w:val="24"/>
                <w:szCs w:val="24"/>
                <w:highlight w:val="white"/>
                <w:rtl w:val="0"/>
              </w:rPr>
              <w:t xml:space="preserve">Staff</w:t>
            </w:r>
          </w:p>
          <w:p w:rsidR="00000000" w:rsidDel="00000000" w:rsidP="00000000" w:rsidRDefault="00000000" w:rsidRPr="00000000" w14:paraId="0000010F">
            <w:pPr>
              <w:spacing w:line="360" w:lineRule="auto"/>
              <w:jc w:val="both"/>
              <w:rPr>
                <w:rFonts w:ascii="Roboto" w:cs="Roboto" w:eastAsia="Roboto" w:hAnsi="Roboto"/>
                <w:color w:val="111111"/>
                <w:sz w:val="24"/>
                <w:szCs w:val="24"/>
                <w:highlight w:val="white"/>
              </w:rPr>
            </w:pPr>
            <w:r w:rsidDel="00000000" w:rsidR="00000000" w:rsidRPr="00000000">
              <w:rPr>
                <w:rtl w:val="0"/>
              </w:rPr>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10">
            <w:pPr>
              <w:spacing w:before="240" w:line="276" w:lineRule="auto"/>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-When the customer is done, what do you do?</w:t>
            </w:r>
          </w:p>
          <w:p w:rsidR="00000000" w:rsidDel="00000000" w:rsidP="00000000" w:rsidRDefault="00000000" w:rsidRPr="00000000" w14:paraId="00000111">
            <w:pPr>
              <w:spacing w:before="240" w:line="276" w:lineRule="auto"/>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-How long does it take to make the dish?</w:t>
            </w:r>
          </w:p>
          <w:p w:rsidR="00000000" w:rsidDel="00000000" w:rsidP="00000000" w:rsidRDefault="00000000" w:rsidRPr="00000000" w14:paraId="00000112">
            <w:pPr>
              <w:spacing w:before="240" w:line="276" w:lineRule="auto"/>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-What to do next after you're done?</w:t>
            </w:r>
          </w:p>
        </w:tc>
      </w:tr>
      <w:tr>
        <w:trPr>
          <w:cantSplit w:val="0"/>
          <w:trHeight w:val="112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13">
            <w:pPr>
              <w:spacing w:before="240" w:line="276" w:lineRule="auto"/>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Thanh, Dang Thi Phuong</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14">
            <w:pPr>
              <w:spacing w:line="360" w:lineRule="auto"/>
              <w:jc w:val="both"/>
              <w:rPr>
                <w:rFonts w:ascii="Times New Roman" w:cs="Times New Roman" w:eastAsia="Times New Roman" w:hAnsi="Times New Roman"/>
                <w:color w:val="202124"/>
                <w:sz w:val="26"/>
                <w:szCs w:val="26"/>
                <w:highlight w:val="white"/>
              </w:rPr>
            </w:pPr>
            <w:r w:rsidDel="00000000" w:rsidR="00000000" w:rsidRPr="00000000">
              <w:rPr>
                <w:rFonts w:ascii="Times New Roman" w:cs="Times New Roman" w:eastAsia="Times New Roman" w:hAnsi="Times New Roman"/>
                <w:color w:val="202124"/>
                <w:sz w:val="26"/>
                <w:szCs w:val="26"/>
                <w:highlight w:val="white"/>
                <w:rtl w:val="0"/>
              </w:rPr>
              <w:t xml:space="preserve">Cashier</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15">
            <w:pPr>
              <w:spacing w:before="240" w:line="276" w:lineRule="auto"/>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-When the order is done, what should be done?</w:t>
            </w:r>
          </w:p>
        </w:tc>
      </w:tr>
      <w:tr>
        <w:trPr>
          <w:cantSplit w:val="0"/>
          <w:trHeight w:val="334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16">
            <w:pPr>
              <w:spacing w:before="240" w:line="276" w:lineRule="auto"/>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Phuc, Le Van</w:t>
            </w:r>
          </w:p>
          <w:p w:rsidR="00000000" w:rsidDel="00000000" w:rsidP="00000000" w:rsidRDefault="00000000" w:rsidRPr="00000000" w14:paraId="00000117">
            <w:pPr>
              <w:spacing w:before="240" w:line="276" w:lineRule="auto"/>
              <w:jc w:val="both"/>
              <w:rPr>
                <w:rFonts w:ascii="Times New Roman" w:cs="Times New Roman" w:eastAsia="Times New Roman" w:hAnsi="Times New Roman"/>
                <w:sz w:val="26"/>
                <w:szCs w:val="26"/>
                <w:highlight w:val="white"/>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18">
            <w:pPr>
              <w:spacing w:line="360" w:lineRule="auto"/>
              <w:jc w:val="both"/>
              <w:rPr>
                <w:rFonts w:ascii="Times New Roman" w:cs="Times New Roman" w:eastAsia="Times New Roman" w:hAnsi="Times New Roman"/>
                <w:color w:val="202124"/>
                <w:sz w:val="26"/>
                <w:szCs w:val="26"/>
                <w:highlight w:val="white"/>
              </w:rPr>
            </w:pPr>
            <w:r w:rsidDel="00000000" w:rsidR="00000000" w:rsidRPr="00000000">
              <w:rPr>
                <w:rFonts w:ascii="Roboto" w:cs="Roboto" w:eastAsia="Roboto" w:hAnsi="Roboto"/>
                <w:color w:val="111111"/>
                <w:sz w:val="24"/>
                <w:szCs w:val="24"/>
                <w:highlight w:val="white"/>
                <w:rtl w:val="0"/>
              </w:rPr>
              <w:t xml:space="preserve">Customers</w:t>
            </w: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19">
            <w:pPr>
              <w:spacing w:before="240" w:line="276" w:lineRule="auto"/>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-When I enter the shop, what will I do?</w:t>
            </w:r>
          </w:p>
          <w:p w:rsidR="00000000" w:rsidDel="00000000" w:rsidP="00000000" w:rsidRDefault="00000000" w:rsidRPr="00000000" w14:paraId="0000011A">
            <w:pPr>
              <w:spacing w:before="240" w:line="276" w:lineRule="auto"/>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-What should I do after ordering water?</w:t>
            </w:r>
          </w:p>
          <w:p w:rsidR="00000000" w:rsidDel="00000000" w:rsidP="00000000" w:rsidRDefault="00000000" w:rsidRPr="00000000" w14:paraId="0000011B">
            <w:pPr>
              <w:spacing w:before="240" w:line="276" w:lineRule="auto"/>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-After payment, what should I do next?</w:t>
            </w:r>
          </w:p>
          <w:p w:rsidR="00000000" w:rsidDel="00000000" w:rsidP="00000000" w:rsidRDefault="00000000" w:rsidRPr="00000000" w14:paraId="0000011C">
            <w:pPr>
              <w:spacing w:before="240" w:line="276" w:lineRule="auto"/>
              <w:jc w:val="both"/>
              <w:rPr>
                <w:rFonts w:ascii="Times New Roman" w:cs="Times New Roman" w:eastAsia="Times New Roman" w:hAnsi="Times New Roman"/>
                <w:color w:val="202124"/>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w:t>
            </w:r>
            <w:r w:rsidDel="00000000" w:rsidR="00000000" w:rsidRPr="00000000">
              <w:rPr>
                <w:rFonts w:ascii="Times New Roman" w:cs="Times New Roman" w:eastAsia="Times New Roman" w:hAnsi="Times New Roman"/>
                <w:color w:val="202124"/>
                <w:sz w:val="26"/>
                <w:szCs w:val="26"/>
                <w:highlight w:val="white"/>
                <w:rtl w:val="0"/>
              </w:rPr>
              <w:t xml:space="preserve">How is the quality of service and food?</w:t>
            </w:r>
          </w:p>
          <w:p w:rsidR="00000000" w:rsidDel="00000000" w:rsidP="00000000" w:rsidRDefault="00000000" w:rsidRPr="00000000" w14:paraId="0000011D">
            <w:pPr>
              <w:spacing w:before="240" w:line="276" w:lineRule="auto"/>
              <w:jc w:val="both"/>
              <w:rPr>
                <w:rFonts w:ascii="Times New Roman" w:cs="Times New Roman" w:eastAsia="Times New Roman" w:hAnsi="Times New Roman"/>
                <w:sz w:val="26"/>
                <w:szCs w:val="26"/>
                <w:highlight w:val="white"/>
              </w:rPr>
            </w:pPr>
            <w:r w:rsidDel="00000000" w:rsidR="00000000" w:rsidRPr="00000000">
              <w:rPr>
                <w:rtl w:val="0"/>
              </w:rPr>
            </w:r>
          </w:p>
        </w:tc>
      </w:tr>
      <w:tr>
        <w:trPr>
          <w:cantSplit w:val="0"/>
          <w:trHeight w:val="1212.641601562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1E">
            <w:pPr>
              <w:spacing w:before="240" w:line="276" w:lineRule="auto"/>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Loc, Nguyen Van</w:t>
            </w:r>
          </w:p>
          <w:p w:rsidR="00000000" w:rsidDel="00000000" w:rsidP="00000000" w:rsidRDefault="00000000" w:rsidRPr="00000000" w14:paraId="0000011F">
            <w:pPr>
              <w:spacing w:before="240" w:line="276" w:lineRule="auto"/>
              <w:jc w:val="both"/>
              <w:rPr>
                <w:rFonts w:ascii="Times New Roman" w:cs="Times New Roman" w:eastAsia="Times New Roman" w:hAnsi="Times New Roman"/>
                <w:sz w:val="26"/>
                <w:szCs w:val="26"/>
                <w:highlight w:val="white"/>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20">
            <w:pPr>
              <w:spacing w:line="360" w:lineRule="auto"/>
              <w:jc w:val="both"/>
              <w:rPr>
                <w:rFonts w:ascii="Roboto" w:cs="Roboto" w:eastAsia="Roboto" w:hAnsi="Roboto"/>
                <w:color w:val="111111"/>
                <w:sz w:val="24"/>
                <w:szCs w:val="24"/>
                <w:highlight w:val="white"/>
              </w:rPr>
            </w:pPr>
            <w:r w:rsidDel="00000000" w:rsidR="00000000" w:rsidRPr="00000000">
              <w:rPr>
                <w:rFonts w:ascii="Roboto" w:cs="Roboto" w:eastAsia="Roboto" w:hAnsi="Roboto"/>
                <w:color w:val="111111"/>
                <w:sz w:val="24"/>
                <w:szCs w:val="24"/>
                <w:highlight w:val="white"/>
                <w:rtl w:val="0"/>
              </w:rPr>
              <w:t xml:space="preserve">Manager</w:t>
            </w:r>
          </w:p>
          <w:p w:rsidR="00000000" w:rsidDel="00000000" w:rsidP="00000000" w:rsidRDefault="00000000" w:rsidRPr="00000000" w14:paraId="00000121">
            <w:pPr>
              <w:spacing w:before="240" w:line="276" w:lineRule="auto"/>
              <w:jc w:val="both"/>
              <w:rPr>
                <w:rFonts w:ascii="Times New Roman" w:cs="Times New Roman" w:eastAsia="Times New Roman" w:hAnsi="Times New Roman"/>
                <w:sz w:val="26"/>
                <w:szCs w:val="26"/>
                <w:highlight w:val="white"/>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22">
            <w:pPr>
              <w:spacing w:before="240" w:line="276" w:lineRule="auto"/>
              <w:jc w:val="both"/>
              <w:rPr>
                <w:rFonts w:ascii="Times New Roman" w:cs="Times New Roman" w:eastAsia="Times New Roman" w:hAnsi="Times New Roman"/>
                <w:color w:val="202124"/>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w:t>
            </w:r>
            <w:r w:rsidDel="00000000" w:rsidR="00000000" w:rsidRPr="00000000">
              <w:rPr>
                <w:rFonts w:ascii="Times New Roman" w:cs="Times New Roman" w:eastAsia="Times New Roman" w:hAnsi="Times New Roman"/>
                <w:color w:val="202124"/>
                <w:sz w:val="26"/>
                <w:szCs w:val="26"/>
                <w:highlight w:val="white"/>
                <w:rtl w:val="0"/>
              </w:rPr>
              <w:t xml:space="preserve">How to manage the store?</w:t>
            </w:r>
          </w:p>
          <w:p w:rsidR="00000000" w:rsidDel="00000000" w:rsidP="00000000" w:rsidRDefault="00000000" w:rsidRPr="00000000" w14:paraId="00000123">
            <w:pPr>
              <w:spacing w:before="240" w:line="276" w:lineRule="auto"/>
              <w:jc w:val="both"/>
              <w:rPr>
                <w:rFonts w:ascii="Times New Roman" w:cs="Times New Roman" w:eastAsia="Times New Roman" w:hAnsi="Times New Roman"/>
                <w:color w:val="202124"/>
                <w:sz w:val="26"/>
                <w:szCs w:val="26"/>
                <w:highlight w:val="white"/>
              </w:rPr>
            </w:pPr>
            <w:r w:rsidDel="00000000" w:rsidR="00000000" w:rsidRPr="00000000">
              <w:rPr>
                <w:rFonts w:ascii="Times New Roman" w:cs="Times New Roman" w:eastAsia="Times New Roman" w:hAnsi="Times New Roman"/>
                <w:color w:val="202124"/>
                <w:sz w:val="26"/>
                <w:szCs w:val="26"/>
                <w:highlight w:val="white"/>
                <w:rtl w:val="0"/>
              </w:rPr>
              <w:t xml:space="preserve">-Do you want to change anything?</w:t>
            </w:r>
          </w:p>
          <w:p w:rsidR="00000000" w:rsidDel="00000000" w:rsidP="00000000" w:rsidRDefault="00000000" w:rsidRPr="00000000" w14:paraId="00000124">
            <w:pPr>
              <w:spacing w:before="240" w:line="276" w:lineRule="auto"/>
              <w:jc w:val="both"/>
              <w:rPr>
                <w:rFonts w:ascii="Times New Roman" w:cs="Times New Roman" w:eastAsia="Times New Roman" w:hAnsi="Times New Roman"/>
                <w:sz w:val="26"/>
                <w:szCs w:val="26"/>
                <w:highlight w:val="white"/>
              </w:rPr>
            </w:pPr>
            <w:r w:rsidDel="00000000" w:rsidR="00000000" w:rsidRPr="00000000">
              <w:rPr>
                <w:rtl w:val="0"/>
              </w:rPr>
            </w:r>
          </w:p>
        </w:tc>
      </w:tr>
    </w:tbl>
    <w:p w:rsidR="00000000" w:rsidDel="00000000" w:rsidP="00000000" w:rsidRDefault="00000000" w:rsidRPr="00000000" w14:paraId="00000125">
      <w:pPr>
        <w:spacing w:line="360" w:lineRule="auto"/>
        <w:jc w:val="both"/>
        <w:rPr>
          <w:rFonts w:ascii="Times New Roman" w:cs="Times New Roman" w:eastAsia="Times New Roman" w:hAnsi="Times New Roman"/>
          <w:i w:val="1"/>
          <w:sz w:val="26"/>
          <w:szCs w:val="26"/>
        </w:rPr>
      </w:pPr>
      <w:r w:rsidDel="00000000" w:rsidR="00000000" w:rsidRPr="00000000">
        <w:rPr>
          <w:rtl w:val="0"/>
        </w:rPr>
      </w:r>
    </w:p>
    <w:p w:rsidR="00000000" w:rsidDel="00000000" w:rsidP="00000000" w:rsidRDefault="00000000" w:rsidRPr="00000000" w14:paraId="00000126">
      <w:pPr>
        <w:spacing w:line="36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6. INTRODUCTION PROJECT</w:t>
      </w:r>
    </w:p>
    <w:p w:rsidR="00000000" w:rsidDel="00000000" w:rsidP="00000000" w:rsidRDefault="00000000" w:rsidRPr="00000000" w14:paraId="00000127">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6.1. Project Objectives</w:t>
      </w:r>
      <w:r w:rsidDel="00000000" w:rsidR="00000000" w:rsidRPr="00000000">
        <w:rPr>
          <w:rtl w:val="0"/>
        </w:rPr>
      </w:r>
    </w:p>
    <w:p w:rsidR="00000000" w:rsidDel="00000000" w:rsidP="00000000" w:rsidRDefault="00000000" w:rsidRPr="00000000" w14:paraId="00000128">
      <w:pPr>
        <w:pBdr>
          <w:top w:color="auto" w:space="0" w:sz="0" w:val="none"/>
          <w:left w:color="auto" w:space="0" w:sz="0" w:val="none"/>
          <w:bottom w:color="auto" w:space="0" w:sz="0" w:val="none"/>
          <w:right w:color="auto" w:space="0" w:sz="0" w:val="none"/>
          <w:between w:color="auto" w:space="0" w:sz="0" w:val="none"/>
        </w:pBdr>
        <w:spacing w:line="360" w:lineRule="auto"/>
        <w:jc w:val="both"/>
        <w:rPr>
          <w:rFonts w:ascii="Roboto" w:cs="Roboto" w:eastAsia="Roboto" w:hAnsi="Roboto"/>
          <w:color w:val="111111"/>
          <w:sz w:val="24"/>
          <w:szCs w:val="24"/>
        </w:rPr>
      </w:pPr>
      <w:r w:rsidDel="00000000" w:rsidR="00000000" w:rsidRPr="00000000">
        <w:rPr>
          <w:rFonts w:ascii="Roboto" w:cs="Roboto" w:eastAsia="Roboto" w:hAnsi="Roboto"/>
          <w:color w:val="111111"/>
          <w:sz w:val="24"/>
          <w:szCs w:val="24"/>
          <w:rtl w:val="0"/>
        </w:rPr>
        <w:t xml:space="preserve">Software that helps manage business operations such as billing, invoicing, statistics, employee management, payroll, etc. Cafe sales management software helps users save time, work quickly, and easily manage and operate their business.</w:t>
      </w:r>
    </w:p>
    <w:p w:rsidR="00000000" w:rsidDel="00000000" w:rsidP="00000000" w:rsidRDefault="00000000" w:rsidRPr="00000000" w14:paraId="00000129">
      <w:pPr>
        <w:pBdr>
          <w:top w:color="auto" w:space="0" w:sz="0" w:val="none"/>
          <w:left w:color="auto" w:space="0" w:sz="0" w:val="none"/>
          <w:bottom w:color="auto" w:space="0" w:sz="0" w:val="none"/>
          <w:right w:color="auto" w:space="0" w:sz="0" w:val="none"/>
          <w:between w:color="auto" w:space="0" w:sz="0" w:val="none"/>
        </w:pBdr>
        <w:spacing w:before="180" w:line="360" w:lineRule="auto"/>
        <w:jc w:val="both"/>
        <w:rPr>
          <w:rFonts w:ascii="Roboto" w:cs="Roboto" w:eastAsia="Roboto" w:hAnsi="Roboto"/>
          <w:color w:val="111111"/>
          <w:sz w:val="24"/>
          <w:szCs w:val="24"/>
        </w:rPr>
      </w:pPr>
      <w:r w:rsidDel="00000000" w:rsidR="00000000" w:rsidRPr="00000000">
        <w:rPr>
          <w:rFonts w:ascii="Roboto" w:cs="Roboto" w:eastAsia="Roboto" w:hAnsi="Roboto"/>
          <w:color w:val="111111"/>
          <w:sz w:val="24"/>
          <w:szCs w:val="24"/>
          <w:rtl w:val="0"/>
        </w:rPr>
        <w:t xml:space="preserve">Building a new system that is suitable, easy to understand, and easy to use for software users. To understand the sales management system, it is necessary to manage which areas to build applications that meet practical needs.</w:t>
      </w:r>
    </w:p>
    <w:p w:rsidR="00000000" w:rsidDel="00000000" w:rsidP="00000000" w:rsidRDefault="00000000" w:rsidRPr="00000000" w14:paraId="0000012A">
      <w:pPr>
        <w:pBdr>
          <w:top w:color="auto" w:space="0" w:sz="0" w:val="none"/>
          <w:left w:color="auto" w:space="0" w:sz="0" w:val="none"/>
          <w:bottom w:color="auto" w:space="0" w:sz="0" w:val="none"/>
          <w:right w:color="auto" w:space="0" w:sz="0" w:val="none"/>
          <w:between w:color="auto" w:space="0" w:sz="0" w:val="none"/>
        </w:pBdr>
        <w:spacing w:before="180" w:line="360" w:lineRule="auto"/>
        <w:jc w:val="both"/>
        <w:rPr>
          <w:rFonts w:ascii="Roboto" w:cs="Roboto" w:eastAsia="Roboto" w:hAnsi="Roboto"/>
          <w:color w:val="111111"/>
          <w:sz w:val="24"/>
          <w:szCs w:val="24"/>
        </w:rPr>
      </w:pPr>
      <w:r w:rsidDel="00000000" w:rsidR="00000000" w:rsidRPr="00000000">
        <w:rPr>
          <w:rFonts w:ascii="Roboto" w:cs="Roboto" w:eastAsia="Roboto" w:hAnsi="Roboto"/>
          <w:color w:val="111111"/>
          <w:sz w:val="24"/>
          <w:szCs w:val="24"/>
          <w:rtl w:val="0"/>
        </w:rPr>
        <w:t xml:space="preserve">Help optimize the system management of the cafe, making management work easier and more convenient. Help yourself become more creative and think through interactive interface design with users, applying your own knowledge to practice.</w:t>
      </w:r>
    </w:p>
    <w:p w:rsidR="00000000" w:rsidDel="00000000" w:rsidP="00000000" w:rsidRDefault="00000000" w:rsidRPr="00000000" w14:paraId="0000012B">
      <w:pPr>
        <w:spacing w:line="36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6.2. Project Scope</w:t>
      </w:r>
    </w:p>
    <w:p w:rsidR="00000000" w:rsidDel="00000000" w:rsidP="00000000" w:rsidRDefault="00000000" w:rsidRPr="00000000" w14:paraId="0000012C">
      <w:pPr>
        <w:spacing w:line="360" w:lineRule="auto"/>
        <w:jc w:val="both"/>
        <w:rPr>
          <w:rFonts w:ascii="Times New Roman" w:cs="Times New Roman" w:eastAsia="Times New Roman" w:hAnsi="Times New Roman"/>
          <w:color w:val="202124"/>
          <w:sz w:val="26"/>
          <w:szCs w:val="26"/>
          <w:highlight w:val="white"/>
        </w:rPr>
      </w:pPr>
      <w:r w:rsidDel="00000000" w:rsidR="00000000" w:rsidRPr="00000000">
        <w:rPr>
          <w:rFonts w:ascii="Times New Roman" w:cs="Times New Roman" w:eastAsia="Times New Roman" w:hAnsi="Times New Roman"/>
          <w:color w:val="202124"/>
          <w:sz w:val="26"/>
          <w:szCs w:val="26"/>
          <w:highlight w:val="white"/>
          <w:rtl w:val="0"/>
        </w:rPr>
        <w:t xml:space="preserve">The scope revolves around sales operations, following the management operations of</w:t>
      </w:r>
    </w:p>
    <w:p w:rsidR="00000000" w:rsidDel="00000000" w:rsidP="00000000" w:rsidRDefault="00000000" w:rsidRPr="00000000" w14:paraId="0000012D">
      <w:pPr>
        <w:spacing w:line="360" w:lineRule="auto"/>
        <w:jc w:val="both"/>
        <w:rPr>
          <w:rFonts w:ascii="Times New Roman" w:cs="Times New Roman" w:eastAsia="Times New Roman" w:hAnsi="Times New Roman"/>
          <w:color w:val="202124"/>
          <w:sz w:val="26"/>
          <w:szCs w:val="26"/>
          <w:highlight w:val="white"/>
        </w:rPr>
      </w:pPr>
      <w:r w:rsidDel="00000000" w:rsidR="00000000" w:rsidRPr="00000000">
        <w:rPr>
          <w:rFonts w:ascii="Times New Roman" w:cs="Times New Roman" w:eastAsia="Times New Roman" w:hAnsi="Times New Roman"/>
          <w:color w:val="202124"/>
          <w:sz w:val="26"/>
          <w:szCs w:val="26"/>
          <w:highlight w:val="white"/>
          <w:rtl w:val="0"/>
        </w:rPr>
        <w:t xml:space="preserve">a coffee shop, fully ensuring the main functions of the software and exploiting the</w:t>
      </w:r>
    </w:p>
    <w:p w:rsidR="00000000" w:rsidDel="00000000" w:rsidP="00000000" w:rsidRDefault="00000000" w:rsidRPr="00000000" w14:paraId="0000012E">
      <w:pPr>
        <w:spacing w:line="360" w:lineRule="auto"/>
        <w:jc w:val="both"/>
        <w:rPr>
          <w:rFonts w:ascii="Times New Roman" w:cs="Times New Roman" w:eastAsia="Times New Roman" w:hAnsi="Times New Roman"/>
          <w:color w:val="202124"/>
          <w:sz w:val="26"/>
          <w:szCs w:val="26"/>
          <w:highlight w:val="white"/>
        </w:rPr>
      </w:pPr>
      <w:r w:rsidDel="00000000" w:rsidR="00000000" w:rsidRPr="00000000">
        <w:rPr>
          <w:rFonts w:ascii="Times New Roman" w:cs="Times New Roman" w:eastAsia="Times New Roman" w:hAnsi="Times New Roman"/>
          <w:color w:val="202124"/>
          <w:sz w:val="26"/>
          <w:szCs w:val="26"/>
          <w:highlight w:val="white"/>
          <w:rtl w:val="0"/>
        </w:rPr>
        <w:t xml:space="preserve">New functions related to coffee shop management are intended to further enhance the software utility section.</w:t>
      </w:r>
    </w:p>
    <w:p w:rsidR="00000000" w:rsidDel="00000000" w:rsidP="00000000" w:rsidRDefault="00000000" w:rsidRPr="00000000" w14:paraId="0000012F">
      <w:pPr>
        <w:spacing w:after="0" w:before="0" w:line="308.5714285714286"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6.3 Identify the Functional Requirement &amp; Non-Functional Requirement</w:t>
      </w:r>
    </w:p>
    <w:p w:rsidR="00000000" w:rsidDel="00000000" w:rsidP="00000000" w:rsidRDefault="00000000" w:rsidRPr="00000000" w14:paraId="00000130">
      <w:pPr>
        <w:pStyle w:val="Heading2"/>
        <w:rPr>
          <w:rFonts w:ascii="Times New Roman" w:cs="Times New Roman" w:eastAsia="Times New Roman" w:hAnsi="Times New Roman"/>
          <w:b w:val="1"/>
          <w:color w:val="000000"/>
        </w:rPr>
      </w:pPr>
      <w:bookmarkStart w:colFirst="0" w:colLast="0" w:name="_heading=h.gjdgxs" w:id="3"/>
      <w:bookmarkEnd w:id="3"/>
      <w:r w:rsidDel="00000000" w:rsidR="00000000" w:rsidRPr="00000000">
        <w:rPr>
          <w:rFonts w:ascii="Times New Roman" w:cs="Times New Roman" w:eastAsia="Times New Roman" w:hAnsi="Times New Roman"/>
          <w:b w:val="1"/>
          <w:color w:val="000000"/>
          <w:rtl w:val="0"/>
        </w:rPr>
        <w:t xml:space="preserve">a) High level Functional Requirement (FR) </w:t>
      </w:r>
    </w:p>
    <w:p w:rsidR="00000000" w:rsidDel="00000000" w:rsidP="00000000" w:rsidRDefault="00000000" w:rsidRPr="00000000" w14:paraId="00000131">
      <w:pPr>
        <w:rPr/>
      </w:pPr>
      <w:r w:rsidDel="00000000" w:rsidR="00000000" w:rsidRPr="00000000">
        <w:rPr>
          <w:rtl w:val="0"/>
        </w:rPr>
      </w:r>
    </w:p>
    <w:p w:rsidR="00000000" w:rsidDel="00000000" w:rsidP="00000000" w:rsidRDefault="00000000" w:rsidRPr="00000000" w14:paraId="00000132">
      <w:pPr>
        <w:spacing w:line="360" w:lineRule="auto"/>
        <w:jc w:val="both"/>
        <w:rPr>
          <w:rFonts w:ascii="Times New Roman" w:cs="Times New Roman" w:eastAsia="Times New Roman" w:hAnsi="Times New Roman"/>
          <w:sz w:val="26"/>
          <w:szCs w:val="26"/>
          <w:highlight w:val="white"/>
        </w:rPr>
      </w:pPr>
      <w:r w:rsidDel="00000000" w:rsidR="00000000" w:rsidRPr="00000000">
        <w:rPr>
          <w:rtl w:val="0"/>
        </w:rPr>
      </w:r>
    </w:p>
    <w:p w:rsidR="00000000" w:rsidDel="00000000" w:rsidP="00000000" w:rsidRDefault="00000000" w:rsidRPr="00000000" w14:paraId="00000133">
      <w:pPr>
        <w:spacing w:line="240" w:lineRule="auto"/>
        <w:jc w:val="both"/>
        <w:rPr>
          <w:rFonts w:ascii="Times New Roman" w:cs="Times New Roman" w:eastAsia="Times New Roman" w:hAnsi="Times New Roman"/>
          <w:sz w:val="26"/>
          <w:szCs w:val="26"/>
          <w:highlight w:val="white"/>
        </w:rPr>
      </w:pPr>
      <w:r w:rsidDel="00000000" w:rsidR="00000000" w:rsidRPr="00000000">
        <w:rPr>
          <w:rtl w:val="0"/>
        </w:rPr>
      </w:r>
    </w:p>
    <w:tbl>
      <w:tblPr>
        <w:tblStyle w:val="Table6"/>
        <w:tblpPr w:leftFromText="180" w:rightFromText="180" w:topFromText="180" w:bottomFromText="180" w:vertAnchor="text" w:horzAnchor="text" w:tblpX="0" w:tblpY="0"/>
        <w:tblW w:w="937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60"/>
        <w:gridCol w:w="1635"/>
        <w:gridCol w:w="6780"/>
        <w:tblGridChange w:id="0">
          <w:tblGrid>
            <w:gridCol w:w="960"/>
            <w:gridCol w:w="1635"/>
            <w:gridCol w:w="6780"/>
          </w:tblGrid>
        </w:tblGridChange>
      </w:tblGrid>
      <w:tr>
        <w:trPr>
          <w:cantSplit w:val="0"/>
          <w:trHeight w:val="748.4619140625" w:hRule="atLeast"/>
          <w:tblHeader w:val="0"/>
        </w:trPr>
        <w:tc>
          <w:tcPr>
            <w:vMerge w:val="restart"/>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134">
            <w:pPr>
              <w:spacing w:after="240" w:before="240" w:line="240" w:lineRule="auto"/>
              <w:jc w:val="both"/>
              <w:rPr>
                <w:rFonts w:ascii="Times New Roman" w:cs="Times New Roman" w:eastAsia="Times New Roman" w:hAnsi="Times New Roman"/>
                <w:b w:val="1"/>
                <w:sz w:val="26"/>
                <w:szCs w:val="26"/>
                <w:highlight w:val="white"/>
              </w:rPr>
            </w:pPr>
            <w:r w:rsidDel="00000000" w:rsidR="00000000" w:rsidRPr="00000000">
              <w:rPr>
                <w:rFonts w:ascii="Times New Roman" w:cs="Times New Roman" w:eastAsia="Times New Roman" w:hAnsi="Times New Roman"/>
                <w:b w:val="1"/>
                <w:sz w:val="26"/>
                <w:szCs w:val="26"/>
                <w:highlight w:val="white"/>
                <w:rtl w:val="0"/>
              </w:rPr>
              <w:t xml:space="preserve">FR1.1</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135">
            <w:pPr>
              <w:spacing w:after="240" w:before="240" w:line="240" w:lineRule="auto"/>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Title</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136">
            <w:pPr>
              <w:spacing w:after="240" w:before="240" w:line="240" w:lineRule="auto"/>
              <w:jc w:val="both"/>
              <w:rPr>
                <w:rFonts w:ascii="Times New Roman" w:cs="Times New Roman" w:eastAsia="Times New Roman" w:hAnsi="Times New Roman"/>
                <w:b w:val="1"/>
                <w:sz w:val="26"/>
                <w:szCs w:val="26"/>
                <w:highlight w:val="white"/>
              </w:rPr>
            </w:pPr>
            <w:r w:rsidDel="00000000" w:rsidR="00000000" w:rsidRPr="00000000">
              <w:rPr>
                <w:rFonts w:ascii="Times New Roman" w:cs="Times New Roman" w:eastAsia="Times New Roman" w:hAnsi="Times New Roman"/>
                <w:b w:val="1"/>
                <w:color w:val="1f1f1f"/>
                <w:sz w:val="26"/>
                <w:szCs w:val="26"/>
                <w:highlight w:val="white"/>
                <w:rtl w:val="0"/>
              </w:rPr>
              <w:t xml:space="preserve">View menu </w:t>
            </w:r>
            <w:r w:rsidDel="00000000" w:rsidR="00000000" w:rsidRPr="00000000">
              <w:rPr>
                <w:rFonts w:ascii="Times New Roman" w:cs="Times New Roman" w:eastAsia="Times New Roman" w:hAnsi="Times New Roman"/>
                <w:b w:val="1"/>
                <w:sz w:val="26"/>
                <w:szCs w:val="26"/>
                <w:highlight w:val="white"/>
                <w:rtl w:val="0"/>
              </w:rPr>
              <w:t xml:space="preserve"> </w:t>
            </w:r>
          </w:p>
        </w:tc>
      </w:tr>
      <w:tr>
        <w:trPr>
          <w:cantSplit w:val="0"/>
          <w:trHeight w:val="1350" w:hRule="atLeast"/>
          <w:tblHeader w:val="0"/>
        </w:trPr>
        <w:tc>
          <w:tcPr>
            <w:vMerge w:val="continue"/>
            <w:tcBorders>
              <w:top w:color="000000" w:space="0" w:sz="5" w:val="single"/>
              <w:left w:color="000000" w:space="0" w:sz="5" w:val="single"/>
              <w:bottom w:color="000000" w:space="0" w:sz="5" w:val="single"/>
              <w:right w:color="000000" w:space="0" w:sz="5" w:val="single"/>
            </w:tcBorders>
          </w:tcPr>
          <w:p w:rsidR="00000000" w:rsidDel="00000000" w:rsidP="00000000" w:rsidRDefault="00000000" w:rsidRPr="00000000" w14:paraId="00000137">
            <w:pPr>
              <w:spacing w:line="360" w:lineRule="auto"/>
              <w:jc w:val="both"/>
              <w:rPr>
                <w:rFonts w:ascii="Times New Roman" w:cs="Times New Roman" w:eastAsia="Times New Roman" w:hAnsi="Times New Roman"/>
                <w:sz w:val="26"/>
                <w:szCs w:val="26"/>
              </w:rPr>
            </w:pP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138">
            <w:pPr>
              <w:spacing w:after="240" w:before="240" w:line="240" w:lineRule="auto"/>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Cashier</w:t>
            </w:r>
          </w:p>
          <w:p w:rsidR="00000000" w:rsidDel="00000000" w:rsidP="00000000" w:rsidRDefault="00000000" w:rsidRPr="00000000" w14:paraId="00000139">
            <w:pPr>
              <w:spacing w:after="240" w:before="240" w:line="240" w:lineRule="auto"/>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Client</w:t>
            </w:r>
          </w:p>
          <w:p w:rsidR="00000000" w:rsidDel="00000000" w:rsidP="00000000" w:rsidRDefault="00000000" w:rsidRPr="00000000" w14:paraId="0000013A">
            <w:pPr>
              <w:spacing w:after="240" w:before="240" w:line="240" w:lineRule="auto"/>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Staff</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13B">
            <w:pPr>
              <w:spacing w:line="240" w:lineRule="auto"/>
              <w:jc w:val="both"/>
              <w:rPr>
                <w:rFonts w:ascii="Times New Roman" w:cs="Times New Roman" w:eastAsia="Times New Roman" w:hAnsi="Times New Roman"/>
                <w:color w:val="202124"/>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w:t>
            </w:r>
            <w:r w:rsidDel="00000000" w:rsidR="00000000" w:rsidRPr="00000000">
              <w:rPr>
                <w:rFonts w:ascii="Times New Roman" w:cs="Times New Roman" w:eastAsia="Times New Roman" w:hAnsi="Times New Roman"/>
                <w:color w:val="202124"/>
                <w:sz w:val="42"/>
                <w:szCs w:val="42"/>
                <w:highlight w:val="white"/>
                <w:rtl w:val="0"/>
              </w:rPr>
              <w:t xml:space="preserve"> </w:t>
            </w:r>
            <w:r w:rsidDel="00000000" w:rsidR="00000000" w:rsidRPr="00000000">
              <w:rPr>
                <w:rFonts w:ascii="Times New Roman" w:cs="Times New Roman" w:eastAsia="Times New Roman" w:hAnsi="Times New Roman"/>
                <w:color w:val="202124"/>
                <w:sz w:val="26"/>
                <w:szCs w:val="26"/>
                <w:highlight w:val="white"/>
                <w:rtl w:val="0"/>
              </w:rPr>
              <w:t xml:space="preserve">The person who carries out transactions and payment activities when customers come to shop or use services at the store.</w:t>
            </w:r>
          </w:p>
          <w:p w:rsidR="00000000" w:rsidDel="00000000" w:rsidP="00000000" w:rsidRDefault="00000000" w:rsidRPr="00000000" w14:paraId="0000013C">
            <w:pPr>
              <w:spacing w:line="240" w:lineRule="auto"/>
              <w:jc w:val="both"/>
              <w:rPr>
                <w:rFonts w:ascii="Times New Roman" w:cs="Times New Roman" w:eastAsia="Times New Roman" w:hAnsi="Times New Roman"/>
                <w:color w:val="202124"/>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w:t>
            </w:r>
            <w:r w:rsidDel="00000000" w:rsidR="00000000" w:rsidRPr="00000000">
              <w:rPr>
                <w:rFonts w:ascii="Times New Roman" w:cs="Times New Roman" w:eastAsia="Times New Roman" w:hAnsi="Times New Roman"/>
                <w:color w:val="202124"/>
                <w:sz w:val="42"/>
                <w:szCs w:val="42"/>
                <w:highlight w:val="white"/>
                <w:rtl w:val="0"/>
              </w:rPr>
              <w:t xml:space="preserve"> </w:t>
            </w:r>
            <w:r w:rsidDel="00000000" w:rsidR="00000000" w:rsidRPr="00000000">
              <w:rPr>
                <w:rFonts w:ascii="Times New Roman" w:cs="Times New Roman" w:eastAsia="Times New Roman" w:hAnsi="Times New Roman"/>
                <w:color w:val="202124"/>
                <w:sz w:val="26"/>
                <w:szCs w:val="26"/>
                <w:highlight w:val="white"/>
                <w:rtl w:val="0"/>
              </w:rPr>
              <w:t xml:space="preserve">Organizations or individuals wishing to purchase goods</w:t>
            </w:r>
          </w:p>
          <w:p w:rsidR="00000000" w:rsidDel="00000000" w:rsidP="00000000" w:rsidRDefault="00000000" w:rsidRPr="00000000" w14:paraId="0000013D">
            <w:pPr>
              <w:spacing w:line="240" w:lineRule="auto"/>
              <w:jc w:val="both"/>
              <w:rPr>
                <w:rFonts w:ascii="Times New Roman" w:cs="Times New Roman" w:eastAsia="Times New Roman" w:hAnsi="Times New Roman"/>
                <w:color w:val="202124"/>
                <w:sz w:val="26"/>
                <w:szCs w:val="26"/>
                <w:shd w:fill="f8f9fa" w:val="clear"/>
              </w:rPr>
            </w:pPr>
            <w:r w:rsidDel="00000000" w:rsidR="00000000" w:rsidRPr="00000000">
              <w:rPr>
                <w:rFonts w:ascii="Times New Roman" w:cs="Times New Roman" w:eastAsia="Times New Roman" w:hAnsi="Times New Roman"/>
                <w:color w:val="202124"/>
                <w:sz w:val="26"/>
                <w:szCs w:val="26"/>
                <w:highlight w:val="white"/>
                <w:rtl w:val="0"/>
              </w:rPr>
              <w:t xml:space="preserve">- </w:t>
            </w:r>
            <w:r w:rsidDel="00000000" w:rsidR="00000000" w:rsidRPr="00000000">
              <w:rPr>
                <w:rFonts w:ascii="Times New Roman" w:cs="Times New Roman" w:eastAsia="Times New Roman" w:hAnsi="Times New Roman"/>
                <w:color w:val="202124"/>
                <w:sz w:val="26"/>
                <w:szCs w:val="26"/>
                <w:shd w:fill="f8f9fa" w:val="clear"/>
                <w:rtl w:val="0"/>
              </w:rPr>
              <w:t xml:space="preserve">clean up, make water</w:t>
            </w:r>
          </w:p>
          <w:p w:rsidR="00000000" w:rsidDel="00000000" w:rsidP="00000000" w:rsidRDefault="00000000" w:rsidRPr="00000000" w14:paraId="0000013E">
            <w:pPr>
              <w:spacing w:line="240" w:lineRule="auto"/>
              <w:jc w:val="both"/>
              <w:rPr>
                <w:rFonts w:ascii="Times New Roman" w:cs="Times New Roman" w:eastAsia="Times New Roman" w:hAnsi="Times New Roman"/>
                <w:color w:val="202124"/>
                <w:sz w:val="26"/>
                <w:szCs w:val="26"/>
                <w:highlight w:val="white"/>
              </w:rPr>
            </w:pPr>
            <w:r w:rsidDel="00000000" w:rsidR="00000000" w:rsidRPr="00000000">
              <w:rPr>
                <w:rtl w:val="0"/>
              </w:rPr>
            </w:r>
          </w:p>
        </w:tc>
      </w:tr>
      <w:tr>
        <w:trPr>
          <w:cantSplit w:val="0"/>
          <w:trHeight w:val="643.974609375" w:hRule="atLeast"/>
          <w:tblHeader w:val="0"/>
        </w:trPr>
        <w:tc>
          <w:tcPr>
            <w:vMerge w:val="continue"/>
            <w:tcBorders>
              <w:top w:color="000000" w:space="0" w:sz="5" w:val="single"/>
              <w:left w:color="000000" w:space="0" w:sz="5" w:val="single"/>
              <w:bottom w:color="000000" w:space="0" w:sz="5" w:val="single"/>
              <w:right w:color="000000" w:space="0" w:sz="5" w:val="single"/>
            </w:tcBorders>
          </w:tcPr>
          <w:p w:rsidR="00000000" w:rsidDel="00000000" w:rsidP="00000000" w:rsidRDefault="00000000" w:rsidRPr="00000000" w14:paraId="0000013F">
            <w:pPr>
              <w:spacing w:line="360" w:lineRule="auto"/>
              <w:jc w:val="both"/>
              <w:rPr>
                <w:rFonts w:ascii="Times New Roman" w:cs="Times New Roman" w:eastAsia="Times New Roman" w:hAnsi="Times New Roman"/>
                <w:sz w:val="26"/>
                <w:szCs w:val="26"/>
              </w:rPr>
            </w:pP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140">
            <w:pPr>
              <w:spacing w:after="240" w:before="240" w:line="240" w:lineRule="auto"/>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Description</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141">
            <w:pPr>
              <w:spacing w:line="240" w:lineRule="auto"/>
              <w:jc w:val="both"/>
              <w:rPr>
                <w:rFonts w:ascii="Times New Roman" w:cs="Times New Roman" w:eastAsia="Times New Roman" w:hAnsi="Times New Roman"/>
                <w:color w:val="202124"/>
                <w:sz w:val="26"/>
                <w:szCs w:val="26"/>
                <w:highlight w:val="white"/>
              </w:rPr>
            </w:pPr>
            <w:r w:rsidDel="00000000" w:rsidR="00000000" w:rsidRPr="00000000">
              <w:rPr>
                <w:rFonts w:ascii="Times New Roman" w:cs="Times New Roman" w:eastAsia="Times New Roman" w:hAnsi="Times New Roman"/>
                <w:color w:val="202124"/>
                <w:sz w:val="26"/>
                <w:szCs w:val="26"/>
                <w:highlight w:val="white"/>
                <w:rtl w:val="0"/>
              </w:rPr>
              <w:t xml:space="preserve">See menu, prices</w:t>
            </w:r>
          </w:p>
        </w:tc>
      </w:tr>
      <w:tr>
        <w:trPr>
          <w:cantSplit w:val="0"/>
          <w:trHeight w:val="315" w:hRule="atLeast"/>
          <w:tblHeader w:val="0"/>
        </w:trPr>
        <w:tc>
          <w:tcPr>
            <w:vMerge w:val="restart"/>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142">
            <w:pPr>
              <w:spacing w:after="240" w:before="240" w:line="240" w:lineRule="auto"/>
              <w:jc w:val="both"/>
              <w:rPr>
                <w:rFonts w:ascii="Times New Roman" w:cs="Times New Roman" w:eastAsia="Times New Roman" w:hAnsi="Times New Roman"/>
                <w:b w:val="1"/>
                <w:sz w:val="26"/>
                <w:szCs w:val="26"/>
                <w:highlight w:val="white"/>
              </w:rPr>
            </w:pPr>
            <w:r w:rsidDel="00000000" w:rsidR="00000000" w:rsidRPr="00000000">
              <w:rPr>
                <w:rFonts w:ascii="Times New Roman" w:cs="Times New Roman" w:eastAsia="Times New Roman" w:hAnsi="Times New Roman"/>
                <w:b w:val="1"/>
                <w:sz w:val="26"/>
                <w:szCs w:val="26"/>
                <w:highlight w:val="white"/>
                <w:rtl w:val="0"/>
              </w:rPr>
              <w:t xml:space="preserve">R1.2</w:t>
            </w:r>
          </w:p>
          <w:p w:rsidR="00000000" w:rsidDel="00000000" w:rsidP="00000000" w:rsidRDefault="00000000" w:rsidRPr="00000000" w14:paraId="00000143">
            <w:pPr>
              <w:spacing w:after="240" w:before="240" w:line="240" w:lineRule="auto"/>
              <w:jc w:val="both"/>
              <w:rPr>
                <w:rFonts w:ascii="Times New Roman" w:cs="Times New Roman" w:eastAsia="Times New Roman" w:hAnsi="Times New Roman"/>
                <w:b w:val="1"/>
                <w:sz w:val="26"/>
                <w:szCs w:val="26"/>
                <w:highlight w:val="white"/>
              </w:rPr>
            </w:pPr>
            <w:r w:rsidDel="00000000" w:rsidR="00000000" w:rsidRPr="00000000">
              <w:rPr>
                <w:rFonts w:ascii="Times New Roman" w:cs="Times New Roman" w:eastAsia="Times New Roman" w:hAnsi="Times New Roman"/>
                <w:b w:val="1"/>
                <w:sz w:val="26"/>
                <w:szCs w:val="26"/>
                <w:highlight w:val="white"/>
                <w:rtl w:val="0"/>
              </w:rPr>
              <w:t xml:space="preserve"> </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144">
            <w:pPr>
              <w:spacing w:after="240" w:before="240" w:line="240" w:lineRule="auto"/>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Title</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145">
            <w:pPr>
              <w:spacing w:after="240" w:before="240" w:line="240" w:lineRule="auto"/>
              <w:jc w:val="both"/>
              <w:rPr>
                <w:rFonts w:ascii="Times New Roman" w:cs="Times New Roman" w:eastAsia="Times New Roman" w:hAnsi="Times New Roman"/>
                <w:b w:val="1"/>
                <w:sz w:val="26"/>
                <w:szCs w:val="26"/>
                <w:highlight w:val="white"/>
              </w:rPr>
            </w:pPr>
            <w:r w:rsidDel="00000000" w:rsidR="00000000" w:rsidRPr="00000000">
              <w:rPr>
                <w:rFonts w:ascii="Times New Roman" w:cs="Times New Roman" w:eastAsia="Times New Roman" w:hAnsi="Times New Roman"/>
                <w:b w:val="1"/>
                <w:color w:val="1f1f1f"/>
                <w:sz w:val="26"/>
                <w:szCs w:val="26"/>
                <w:highlight w:val="white"/>
                <w:rtl w:val="0"/>
              </w:rPr>
              <w:t xml:space="preserve">Choosing Food &amp; Drinks </w:t>
            </w:r>
            <w:r w:rsidDel="00000000" w:rsidR="00000000" w:rsidRPr="00000000">
              <w:rPr>
                <w:rFonts w:ascii="Times New Roman" w:cs="Times New Roman" w:eastAsia="Times New Roman" w:hAnsi="Times New Roman"/>
                <w:b w:val="1"/>
                <w:sz w:val="26"/>
                <w:szCs w:val="26"/>
                <w:highlight w:val="white"/>
                <w:rtl w:val="0"/>
              </w:rPr>
              <w:t xml:space="preserve"> </w:t>
            </w:r>
          </w:p>
        </w:tc>
      </w:tr>
      <w:tr>
        <w:trPr>
          <w:cantSplit w:val="0"/>
          <w:trHeight w:val="1170" w:hRule="atLeast"/>
          <w:tblHeader w:val="0"/>
        </w:trPr>
        <w:tc>
          <w:tcPr>
            <w:vMerge w:val="continue"/>
            <w:tcBorders>
              <w:top w:color="000000" w:space="0" w:sz="5" w:val="single"/>
              <w:left w:color="000000" w:space="0" w:sz="5" w:val="single"/>
              <w:bottom w:color="000000" w:space="0" w:sz="5" w:val="single"/>
              <w:right w:color="000000" w:space="0" w:sz="5" w:val="single"/>
            </w:tcBorders>
          </w:tcPr>
          <w:p w:rsidR="00000000" w:rsidDel="00000000" w:rsidP="00000000" w:rsidRDefault="00000000" w:rsidRPr="00000000" w14:paraId="00000146">
            <w:pPr>
              <w:spacing w:line="360" w:lineRule="auto"/>
              <w:jc w:val="both"/>
              <w:rPr>
                <w:rFonts w:ascii="Times New Roman" w:cs="Times New Roman" w:eastAsia="Times New Roman" w:hAnsi="Times New Roman"/>
                <w:sz w:val="26"/>
                <w:szCs w:val="26"/>
              </w:rPr>
            </w:pP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147">
            <w:pPr>
              <w:spacing w:after="240" w:before="240" w:line="240" w:lineRule="auto"/>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Client</w:t>
            </w:r>
          </w:p>
          <w:p w:rsidR="00000000" w:rsidDel="00000000" w:rsidP="00000000" w:rsidRDefault="00000000" w:rsidRPr="00000000" w14:paraId="00000148">
            <w:pPr>
              <w:spacing w:after="240" w:before="240" w:line="240" w:lineRule="auto"/>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Staff</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149">
            <w:pPr>
              <w:spacing w:line="240" w:lineRule="auto"/>
              <w:jc w:val="both"/>
              <w:rPr>
                <w:rFonts w:ascii="Times New Roman" w:cs="Times New Roman" w:eastAsia="Times New Roman" w:hAnsi="Times New Roman"/>
                <w:color w:val="202124"/>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w:t>
            </w:r>
            <w:r w:rsidDel="00000000" w:rsidR="00000000" w:rsidRPr="00000000">
              <w:rPr>
                <w:rFonts w:ascii="Times New Roman" w:cs="Times New Roman" w:eastAsia="Times New Roman" w:hAnsi="Times New Roman"/>
                <w:color w:val="202124"/>
                <w:sz w:val="42"/>
                <w:szCs w:val="42"/>
                <w:highlight w:val="white"/>
                <w:rtl w:val="0"/>
              </w:rPr>
              <w:t xml:space="preserve"> </w:t>
            </w:r>
            <w:r w:rsidDel="00000000" w:rsidR="00000000" w:rsidRPr="00000000">
              <w:rPr>
                <w:rFonts w:ascii="Times New Roman" w:cs="Times New Roman" w:eastAsia="Times New Roman" w:hAnsi="Times New Roman"/>
                <w:color w:val="202124"/>
                <w:sz w:val="26"/>
                <w:szCs w:val="26"/>
                <w:highlight w:val="white"/>
                <w:rtl w:val="0"/>
              </w:rPr>
              <w:t xml:space="preserve">Organizations or individuals wishing to purchase goods.</w:t>
            </w:r>
          </w:p>
          <w:p w:rsidR="00000000" w:rsidDel="00000000" w:rsidP="00000000" w:rsidRDefault="00000000" w:rsidRPr="00000000" w14:paraId="0000014A">
            <w:pPr>
              <w:spacing w:line="240" w:lineRule="auto"/>
              <w:jc w:val="both"/>
              <w:rPr>
                <w:rFonts w:ascii="Times New Roman" w:cs="Times New Roman" w:eastAsia="Times New Roman" w:hAnsi="Times New Roman"/>
                <w:color w:val="202124"/>
                <w:sz w:val="26"/>
                <w:szCs w:val="26"/>
                <w:highlight w:val="white"/>
              </w:rPr>
            </w:pPr>
            <w:r w:rsidDel="00000000" w:rsidR="00000000" w:rsidRPr="00000000">
              <w:rPr>
                <w:rFonts w:ascii="Times New Roman" w:cs="Times New Roman" w:eastAsia="Times New Roman" w:hAnsi="Times New Roman"/>
                <w:color w:val="202124"/>
                <w:sz w:val="26"/>
                <w:szCs w:val="26"/>
                <w:highlight w:val="white"/>
                <w:rtl w:val="0"/>
              </w:rPr>
              <w:t xml:space="preserve">- </w:t>
            </w:r>
            <w:r w:rsidDel="00000000" w:rsidR="00000000" w:rsidRPr="00000000">
              <w:rPr>
                <w:rFonts w:ascii="Times New Roman" w:cs="Times New Roman" w:eastAsia="Times New Roman" w:hAnsi="Times New Roman"/>
                <w:color w:val="202124"/>
                <w:sz w:val="26"/>
                <w:szCs w:val="26"/>
                <w:shd w:fill="f8f9fa" w:val="clear"/>
                <w:rtl w:val="0"/>
              </w:rPr>
              <w:t xml:space="preserve">clean up, make water</w:t>
            </w:r>
            <w:r w:rsidDel="00000000" w:rsidR="00000000" w:rsidRPr="00000000">
              <w:rPr>
                <w:rtl w:val="0"/>
              </w:rPr>
            </w:r>
          </w:p>
        </w:tc>
      </w:tr>
      <w:tr>
        <w:trPr>
          <w:cantSplit w:val="0"/>
          <w:trHeight w:val="855" w:hRule="atLeast"/>
          <w:tblHeader w:val="0"/>
        </w:trPr>
        <w:tc>
          <w:tcPr>
            <w:vMerge w:val="continue"/>
            <w:tcBorders>
              <w:top w:color="000000" w:space="0" w:sz="5" w:val="single"/>
              <w:left w:color="000000" w:space="0" w:sz="5" w:val="single"/>
              <w:bottom w:color="000000" w:space="0" w:sz="5" w:val="single"/>
              <w:right w:color="000000" w:space="0" w:sz="5" w:val="single"/>
            </w:tcBorders>
          </w:tcPr>
          <w:p w:rsidR="00000000" w:rsidDel="00000000" w:rsidP="00000000" w:rsidRDefault="00000000" w:rsidRPr="00000000" w14:paraId="0000014B">
            <w:pPr>
              <w:spacing w:line="360" w:lineRule="auto"/>
              <w:jc w:val="both"/>
              <w:rPr>
                <w:rFonts w:ascii="Times New Roman" w:cs="Times New Roman" w:eastAsia="Times New Roman" w:hAnsi="Times New Roman"/>
                <w:sz w:val="26"/>
                <w:szCs w:val="26"/>
              </w:rPr>
            </w:pP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14C">
            <w:pPr>
              <w:spacing w:after="240" w:before="240" w:line="240" w:lineRule="auto"/>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Description</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14D">
            <w:pPr>
              <w:spacing w:line="240" w:lineRule="auto"/>
              <w:jc w:val="both"/>
              <w:rPr>
                <w:rFonts w:ascii="Times New Roman" w:cs="Times New Roman" w:eastAsia="Times New Roman" w:hAnsi="Times New Roman"/>
                <w:color w:val="202124"/>
                <w:sz w:val="26"/>
                <w:szCs w:val="26"/>
                <w:highlight w:val="white"/>
              </w:rPr>
            </w:pPr>
            <w:r w:rsidDel="00000000" w:rsidR="00000000" w:rsidRPr="00000000">
              <w:rPr>
                <w:rFonts w:ascii="Times New Roman" w:cs="Times New Roman" w:eastAsia="Times New Roman" w:hAnsi="Times New Roman"/>
                <w:color w:val="202124"/>
                <w:sz w:val="26"/>
                <w:szCs w:val="26"/>
                <w:highlight w:val="white"/>
                <w:rtl w:val="0"/>
              </w:rPr>
              <w:t xml:space="preserve">Customers choose items from the menu and choose quantity. Staff takes notes if customers have other requests.</w:t>
            </w:r>
          </w:p>
        </w:tc>
      </w:tr>
      <w:tr>
        <w:trPr>
          <w:cantSplit w:val="0"/>
          <w:trHeight w:val="315" w:hRule="atLeast"/>
          <w:tblHeader w:val="0"/>
        </w:trPr>
        <w:tc>
          <w:tcPr>
            <w:vMerge w:val="restart"/>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14E">
            <w:pPr>
              <w:spacing w:after="240" w:before="240" w:line="240" w:lineRule="auto"/>
              <w:jc w:val="both"/>
              <w:rPr>
                <w:rFonts w:ascii="Times New Roman" w:cs="Times New Roman" w:eastAsia="Times New Roman" w:hAnsi="Times New Roman"/>
                <w:b w:val="1"/>
                <w:sz w:val="26"/>
                <w:szCs w:val="26"/>
                <w:highlight w:val="white"/>
              </w:rPr>
            </w:pPr>
            <w:r w:rsidDel="00000000" w:rsidR="00000000" w:rsidRPr="00000000">
              <w:rPr>
                <w:rFonts w:ascii="Times New Roman" w:cs="Times New Roman" w:eastAsia="Times New Roman" w:hAnsi="Times New Roman"/>
                <w:b w:val="1"/>
                <w:sz w:val="26"/>
                <w:szCs w:val="26"/>
                <w:highlight w:val="white"/>
                <w:rtl w:val="0"/>
              </w:rPr>
              <w:t xml:space="preserve">FR1.3</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14F">
            <w:pPr>
              <w:spacing w:after="240" w:before="240" w:line="240" w:lineRule="auto"/>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Title</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150">
            <w:pPr>
              <w:spacing w:after="240" w:before="240" w:line="240" w:lineRule="auto"/>
              <w:jc w:val="both"/>
              <w:rPr>
                <w:rFonts w:ascii="Times New Roman" w:cs="Times New Roman" w:eastAsia="Times New Roman" w:hAnsi="Times New Roman"/>
                <w:b w:val="1"/>
                <w:sz w:val="26"/>
                <w:szCs w:val="26"/>
                <w:highlight w:val="white"/>
              </w:rPr>
            </w:pPr>
            <w:r w:rsidDel="00000000" w:rsidR="00000000" w:rsidRPr="00000000">
              <w:rPr>
                <w:rFonts w:ascii="Times New Roman" w:cs="Times New Roman" w:eastAsia="Times New Roman" w:hAnsi="Times New Roman"/>
                <w:b w:val="1"/>
                <w:sz w:val="26"/>
                <w:szCs w:val="26"/>
                <w:highlight w:val="white"/>
                <w:rtl w:val="0"/>
              </w:rPr>
              <w:t xml:space="preserve">View invoice</w:t>
            </w:r>
          </w:p>
        </w:tc>
      </w:tr>
      <w:tr>
        <w:trPr>
          <w:cantSplit w:val="0"/>
          <w:trHeight w:val="1170" w:hRule="atLeast"/>
          <w:tblHeader w:val="0"/>
        </w:trPr>
        <w:tc>
          <w:tcPr>
            <w:vMerge w:val="continue"/>
            <w:tcBorders>
              <w:top w:color="000000" w:space="0" w:sz="5" w:val="single"/>
              <w:left w:color="000000" w:space="0" w:sz="5" w:val="single"/>
              <w:bottom w:color="000000" w:space="0" w:sz="5" w:val="single"/>
              <w:right w:color="000000" w:space="0" w:sz="5" w:val="single"/>
            </w:tcBorders>
          </w:tcPr>
          <w:p w:rsidR="00000000" w:rsidDel="00000000" w:rsidP="00000000" w:rsidRDefault="00000000" w:rsidRPr="00000000" w14:paraId="00000151">
            <w:pPr>
              <w:spacing w:line="360" w:lineRule="auto"/>
              <w:jc w:val="both"/>
              <w:rPr>
                <w:rFonts w:ascii="Times New Roman" w:cs="Times New Roman" w:eastAsia="Times New Roman" w:hAnsi="Times New Roman"/>
                <w:sz w:val="26"/>
                <w:szCs w:val="26"/>
              </w:rPr>
            </w:pP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152">
            <w:pPr>
              <w:spacing w:after="240" w:before="240" w:line="240" w:lineRule="auto"/>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Cashier</w:t>
            </w:r>
          </w:p>
          <w:p w:rsidR="00000000" w:rsidDel="00000000" w:rsidP="00000000" w:rsidRDefault="00000000" w:rsidRPr="00000000" w14:paraId="00000153">
            <w:pPr>
              <w:spacing w:after="240" w:before="240" w:line="240" w:lineRule="auto"/>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Client</w:t>
            </w:r>
          </w:p>
          <w:p w:rsidR="00000000" w:rsidDel="00000000" w:rsidP="00000000" w:rsidRDefault="00000000" w:rsidRPr="00000000" w14:paraId="00000154">
            <w:pPr>
              <w:spacing w:after="240" w:before="240" w:line="240" w:lineRule="auto"/>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Staff</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155">
            <w:pPr>
              <w:spacing w:line="240" w:lineRule="auto"/>
              <w:jc w:val="both"/>
              <w:rPr>
                <w:rFonts w:ascii="Times New Roman" w:cs="Times New Roman" w:eastAsia="Times New Roman" w:hAnsi="Times New Roman"/>
                <w:color w:val="202124"/>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w:t>
            </w:r>
            <w:r w:rsidDel="00000000" w:rsidR="00000000" w:rsidRPr="00000000">
              <w:rPr>
                <w:rFonts w:ascii="Times New Roman" w:cs="Times New Roman" w:eastAsia="Times New Roman" w:hAnsi="Times New Roman"/>
                <w:color w:val="202124"/>
                <w:sz w:val="42"/>
                <w:szCs w:val="42"/>
                <w:highlight w:val="white"/>
                <w:rtl w:val="0"/>
              </w:rPr>
              <w:t xml:space="preserve"> </w:t>
            </w:r>
            <w:r w:rsidDel="00000000" w:rsidR="00000000" w:rsidRPr="00000000">
              <w:rPr>
                <w:rFonts w:ascii="Times New Roman" w:cs="Times New Roman" w:eastAsia="Times New Roman" w:hAnsi="Times New Roman"/>
                <w:color w:val="202124"/>
                <w:sz w:val="26"/>
                <w:szCs w:val="26"/>
                <w:highlight w:val="white"/>
                <w:rtl w:val="0"/>
              </w:rPr>
              <w:t xml:space="preserve">The person who carries out transactions and payment activities when customers come to shop or use services at the store.</w:t>
            </w:r>
          </w:p>
          <w:p w:rsidR="00000000" w:rsidDel="00000000" w:rsidP="00000000" w:rsidRDefault="00000000" w:rsidRPr="00000000" w14:paraId="00000156">
            <w:pPr>
              <w:spacing w:line="240" w:lineRule="auto"/>
              <w:jc w:val="both"/>
              <w:rPr>
                <w:rFonts w:ascii="Times New Roman" w:cs="Times New Roman" w:eastAsia="Times New Roman" w:hAnsi="Times New Roman"/>
                <w:color w:val="202124"/>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w:t>
            </w:r>
            <w:r w:rsidDel="00000000" w:rsidR="00000000" w:rsidRPr="00000000">
              <w:rPr>
                <w:rFonts w:ascii="Times New Roman" w:cs="Times New Roman" w:eastAsia="Times New Roman" w:hAnsi="Times New Roman"/>
                <w:color w:val="202124"/>
                <w:sz w:val="42"/>
                <w:szCs w:val="42"/>
                <w:highlight w:val="white"/>
                <w:rtl w:val="0"/>
              </w:rPr>
              <w:t xml:space="preserve"> </w:t>
            </w:r>
            <w:r w:rsidDel="00000000" w:rsidR="00000000" w:rsidRPr="00000000">
              <w:rPr>
                <w:rFonts w:ascii="Times New Roman" w:cs="Times New Roman" w:eastAsia="Times New Roman" w:hAnsi="Times New Roman"/>
                <w:color w:val="202124"/>
                <w:sz w:val="26"/>
                <w:szCs w:val="26"/>
                <w:highlight w:val="white"/>
                <w:rtl w:val="0"/>
              </w:rPr>
              <w:t xml:space="preserve">Organizations or individuals wishing to purchase goods.</w:t>
            </w:r>
          </w:p>
          <w:p w:rsidR="00000000" w:rsidDel="00000000" w:rsidP="00000000" w:rsidRDefault="00000000" w:rsidRPr="00000000" w14:paraId="00000157">
            <w:pPr>
              <w:spacing w:line="240" w:lineRule="auto"/>
              <w:jc w:val="both"/>
              <w:rPr>
                <w:rFonts w:ascii="Times New Roman" w:cs="Times New Roman" w:eastAsia="Times New Roman" w:hAnsi="Times New Roman"/>
                <w:color w:val="202124"/>
                <w:sz w:val="26"/>
                <w:szCs w:val="26"/>
                <w:highlight w:val="white"/>
              </w:rPr>
            </w:pPr>
            <w:r w:rsidDel="00000000" w:rsidR="00000000" w:rsidRPr="00000000">
              <w:rPr>
                <w:rFonts w:ascii="Times New Roman" w:cs="Times New Roman" w:eastAsia="Times New Roman" w:hAnsi="Times New Roman"/>
                <w:color w:val="202124"/>
                <w:sz w:val="26"/>
                <w:szCs w:val="26"/>
                <w:highlight w:val="white"/>
                <w:rtl w:val="0"/>
              </w:rPr>
              <w:t xml:space="preserve">- </w:t>
            </w:r>
            <w:r w:rsidDel="00000000" w:rsidR="00000000" w:rsidRPr="00000000">
              <w:rPr>
                <w:rFonts w:ascii="Times New Roman" w:cs="Times New Roman" w:eastAsia="Times New Roman" w:hAnsi="Times New Roman"/>
                <w:color w:val="202124"/>
                <w:sz w:val="26"/>
                <w:szCs w:val="26"/>
                <w:shd w:fill="f8f9fa" w:val="clear"/>
                <w:rtl w:val="0"/>
              </w:rPr>
              <w:t xml:space="preserve">Clean up, make water</w:t>
            </w:r>
            <w:r w:rsidDel="00000000" w:rsidR="00000000" w:rsidRPr="00000000">
              <w:rPr>
                <w:rtl w:val="0"/>
              </w:rPr>
            </w:r>
          </w:p>
          <w:p w:rsidR="00000000" w:rsidDel="00000000" w:rsidP="00000000" w:rsidRDefault="00000000" w:rsidRPr="00000000" w14:paraId="00000158">
            <w:pPr>
              <w:spacing w:line="240" w:lineRule="auto"/>
              <w:jc w:val="both"/>
              <w:rPr>
                <w:rFonts w:ascii="Times New Roman" w:cs="Times New Roman" w:eastAsia="Times New Roman" w:hAnsi="Times New Roman"/>
                <w:color w:val="202124"/>
                <w:sz w:val="26"/>
                <w:szCs w:val="26"/>
                <w:highlight w:val="white"/>
              </w:rPr>
            </w:pPr>
            <w:r w:rsidDel="00000000" w:rsidR="00000000" w:rsidRPr="00000000">
              <w:rPr>
                <w:rtl w:val="0"/>
              </w:rPr>
            </w:r>
          </w:p>
        </w:tc>
      </w:tr>
      <w:tr>
        <w:trPr>
          <w:cantSplit w:val="0"/>
          <w:trHeight w:val="315" w:hRule="atLeast"/>
          <w:tblHeader w:val="0"/>
        </w:trPr>
        <w:tc>
          <w:tcPr>
            <w:vMerge w:val="continue"/>
            <w:tcBorders>
              <w:top w:color="000000" w:space="0" w:sz="5" w:val="single"/>
              <w:left w:color="000000" w:space="0" w:sz="5" w:val="single"/>
              <w:bottom w:color="000000" w:space="0" w:sz="5" w:val="single"/>
              <w:right w:color="000000" w:space="0" w:sz="5" w:val="single"/>
            </w:tcBorders>
          </w:tcPr>
          <w:p w:rsidR="00000000" w:rsidDel="00000000" w:rsidP="00000000" w:rsidRDefault="00000000" w:rsidRPr="00000000" w14:paraId="00000159">
            <w:pPr>
              <w:spacing w:line="360" w:lineRule="auto"/>
              <w:jc w:val="both"/>
              <w:rPr>
                <w:rFonts w:ascii="Times New Roman" w:cs="Times New Roman" w:eastAsia="Times New Roman" w:hAnsi="Times New Roman"/>
                <w:sz w:val="26"/>
                <w:szCs w:val="26"/>
              </w:rPr>
            </w:pP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15A">
            <w:pPr>
              <w:spacing w:after="240" w:before="240" w:line="240" w:lineRule="auto"/>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Description</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15B">
            <w:pPr>
              <w:spacing w:line="240" w:lineRule="auto"/>
              <w:jc w:val="both"/>
              <w:rPr>
                <w:rFonts w:ascii="Times New Roman" w:cs="Times New Roman" w:eastAsia="Times New Roman" w:hAnsi="Times New Roman"/>
                <w:color w:val="202124"/>
                <w:sz w:val="26"/>
                <w:szCs w:val="26"/>
                <w:highlight w:val="white"/>
              </w:rPr>
            </w:pPr>
            <w:r w:rsidDel="00000000" w:rsidR="00000000" w:rsidRPr="00000000">
              <w:rPr>
                <w:rFonts w:ascii="Times New Roman" w:cs="Times New Roman" w:eastAsia="Times New Roman" w:hAnsi="Times New Roman"/>
                <w:color w:val="202124"/>
                <w:sz w:val="26"/>
                <w:szCs w:val="26"/>
                <w:highlight w:val="white"/>
                <w:rtl w:val="0"/>
              </w:rPr>
              <w:t xml:space="preserve">-Customers view invoices, view promotions, and make payments</w:t>
            </w:r>
          </w:p>
        </w:tc>
      </w:tr>
      <w:tr>
        <w:trPr>
          <w:cantSplit w:val="0"/>
          <w:trHeight w:val="315" w:hRule="atLeast"/>
          <w:tblHeader w:val="0"/>
        </w:trPr>
        <w:tc>
          <w:tcPr>
            <w:vMerge w:val="restart"/>
            <w:tcBorders>
              <w:top w:color="000000" w:space="0" w:sz="5" w:val="single"/>
              <w:left w:color="44546a" w:space="0" w:sz="5" w:val="single"/>
              <w:bottom w:color="44546a" w:space="0" w:sz="5" w:val="single"/>
              <w:right w:color="44546a" w:space="0" w:sz="5" w:val="single"/>
            </w:tcBorders>
            <w:tcMar>
              <w:top w:w="0.0" w:type="dxa"/>
              <w:bottom w:w="0.0" w:type="dxa"/>
            </w:tcMar>
          </w:tcPr>
          <w:p w:rsidR="00000000" w:rsidDel="00000000" w:rsidP="00000000" w:rsidRDefault="00000000" w:rsidRPr="00000000" w14:paraId="0000015C">
            <w:pPr>
              <w:spacing w:after="240" w:before="240" w:line="240" w:lineRule="auto"/>
              <w:jc w:val="both"/>
              <w:rPr>
                <w:rFonts w:ascii="Times New Roman" w:cs="Times New Roman" w:eastAsia="Times New Roman" w:hAnsi="Times New Roman"/>
                <w:b w:val="1"/>
                <w:sz w:val="26"/>
                <w:szCs w:val="26"/>
                <w:highlight w:val="white"/>
              </w:rPr>
            </w:pPr>
            <w:r w:rsidDel="00000000" w:rsidR="00000000" w:rsidRPr="00000000">
              <w:rPr>
                <w:rFonts w:ascii="Times New Roman" w:cs="Times New Roman" w:eastAsia="Times New Roman" w:hAnsi="Times New Roman"/>
                <w:b w:val="1"/>
                <w:sz w:val="26"/>
                <w:szCs w:val="26"/>
                <w:highlight w:val="white"/>
                <w:rtl w:val="0"/>
              </w:rPr>
              <w:t xml:space="preserve">FR1.4</w:t>
            </w:r>
          </w:p>
        </w:tc>
        <w:tc>
          <w:tcPr>
            <w:tcBorders>
              <w:top w:color="000000" w:space="0" w:sz="5" w:val="single"/>
              <w:left w:color="44546a"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15D">
            <w:pPr>
              <w:spacing w:after="240" w:before="240" w:line="240" w:lineRule="auto"/>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Title</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15E">
            <w:pPr>
              <w:spacing w:line="240" w:lineRule="auto"/>
              <w:jc w:val="both"/>
              <w:rPr>
                <w:rFonts w:ascii="Times New Roman" w:cs="Times New Roman" w:eastAsia="Times New Roman" w:hAnsi="Times New Roman"/>
                <w:b w:val="1"/>
                <w:color w:val="202124"/>
                <w:sz w:val="26"/>
                <w:szCs w:val="26"/>
                <w:highlight w:val="white"/>
              </w:rPr>
            </w:pPr>
            <w:r w:rsidDel="00000000" w:rsidR="00000000" w:rsidRPr="00000000">
              <w:rPr>
                <w:rFonts w:ascii="Times New Roman" w:cs="Times New Roman" w:eastAsia="Times New Roman" w:hAnsi="Times New Roman"/>
                <w:b w:val="1"/>
                <w:color w:val="202124"/>
                <w:sz w:val="26"/>
                <w:szCs w:val="26"/>
                <w:highlight w:val="white"/>
                <w:rtl w:val="0"/>
              </w:rPr>
              <w:t xml:space="preserve">Select payment method</w:t>
            </w:r>
          </w:p>
        </w:tc>
      </w:tr>
      <w:tr>
        <w:trPr>
          <w:cantSplit w:val="0"/>
          <w:trHeight w:val="1170" w:hRule="atLeast"/>
          <w:tblHeader w:val="0"/>
        </w:trPr>
        <w:tc>
          <w:tcPr>
            <w:vMerge w:val="continue"/>
            <w:tcBorders>
              <w:top w:color="44546a" w:space="0" w:sz="5" w:val="single"/>
              <w:left w:color="44546a" w:space="0" w:sz="5" w:val="single"/>
              <w:bottom w:color="44546a" w:space="0" w:sz="5" w:val="single"/>
              <w:right w:color="44546a" w:space="0" w:sz="5" w:val="single"/>
            </w:tcBorders>
          </w:tcPr>
          <w:p w:rsidR="00000000" w:rsidDel="00000000" w:rsidP="00000000" w:rsidRDefault="00000000" w:rsidRPr="00000000" w14:paraId="0000015F">
            <w:pPr>
              <w:spacing w:line="360" w:lineRule="auto"/>
              <w:jc w:val="both"/>
              <w:rPr>
                <w:rFonts w:ascii="Times New Roman" w:cs="Times New Roman" w:eastAsia="Times New Roman" w:hAnsi="Times New Roman"/>
                <w:sz w:val="26"/>
                <w:szCs w:val="26"/>
              </w:rPr>
            </w:pPr>
            <w:r w:rsidDel="00000000" w:rsidR="00000000" w:rsidRPr="00000000">
              <w:rPr>
                <w:rtl w:val="0"/>
              </w:rPr>
            </w:r>
          </w:p>
        </w:tc>
        <w:tc>
          <w:tcPr>
            <w:tcBorders>
              <w:top w:color="000000" w:space="0" w:sz="5" w:val="single"/>
              <w:left w:color="44546a"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160">
            <w:pPr>
              <w:spacing w:after="240" w:before="240" w:line="240" w:lineRule="auto"/>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Cashier</w:t>
            </w:r>
          </w:p>
          <w:p w:rsidR="00000000" w:rsidDel="00000000" w:rsidP="00000000" w:rsidRDefault="00000000" w:rsidRPr="00000000" w14:paraId="00000161">
            <w:pPr>
              <w:spacing w:after="240" w:before="240" w:line="240" w:lineRule="auto"/>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Client</w:t>
            </w:r>
          </w:p>
          <w:p w:rsidR="00000000" w:rsidDel="00000000" w:rsidP="00000000" w:rsidRDefault="00000000" w:rsidRPr="00000000" w14:paraId="00000162">
            <w:pPr>
              <w:spacing w:after="240" w:before="240" w:line="240" w:lineRule="auto"/>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Staff</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163">
            <w:pPr>
              <w:spacing w:line="240" w:lineRule="auto"/>
              <w:jc w:val="both"/>
              <w:rPr>
                <w:rFonts w:ascii="Times New Roman" w:cs="Times New Roman" w:eastAsia="Times New Roman" w:hAnsi="Times New Roman"/>
                <w:color w:val="202124"/>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w:t>
            </w:r>
            <w:r w:rsidDel="00000000" w:rsidR="00000000" w:rsidRPr="00000000">
              <w:rPr>
                <w:rFonts w:ascii="Times New Roman" w:cs="Times New Roman" w:eastAsia="Times New Roman" w:hAnsi="Times New Roman"/>
                <w:color w:val="202124"/>
                <w:sz w:val="42"/>
                <w:szCs w:val="42"/>
                <w:highlight w:val="white"/>
                <w:rtl w:val="0"/>
              </w:rPr>
              <w:t xml:space="preserve"> </w:t>
            </w:r>
            <w:r w:rsidDel="00000000" w:rsidR="00000000" w:rsidRPr="00000000">
              <w:rPr>
                <w:rFonts w:ascii="Times New Roman" w:cs="Times New Roman" w:eastAsia="Times New Roman" w:hAnsi="Times New Roman"/>
                <w:color w:val="202124"/>
                <w:sz w:val="26"/>
                <w:szCs w:val="26"/>
                <w:highlight w:val="white"/>
                <w:rtl w:val="0"/>
              </w:rPr>
              <w:t xml:space="preserve">The person who carries out transactions and payment activities when customers come to shop or use services at the store.</w:t>
            </w:r>
          </w:p>
          <w:p w:rsidR="00000000" w:rsidDel="00000000" w:rsidP="00000000" w:rsidRDefault="00000000" w:rsidRPr="00000000" w14:paraId="00000164">
            <w:pPr>
              <w:spacing w:line="240" w:lineRule="auto"/>
              <w:jc w:val="both"/>
              <w:rPr>
                <w:rFonts w:ascii="Times New Roman" w:cs="Times New Roman" w:eastAsia="Times New Roman" w:hAnsi="Times New Roman"/>
                <w:color w:val="202124"/>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w:t>
            </w:r>
            <w:r w:rsidDel="00000000" w:rsidR="00000000" w:rsidRPr="00000000">
              <w:rPr>
                <w:rFonts w:ascii="Times New Roman" w:cs="Times New Roman" w:eastAsia="Times New Roman" w:hAnsi="Times New Roman"/>
                <w:color w:val="202124"/>
                <w:sz w:val="42"/>
                <w:szCs w:val="42"/>
                <w:highlight w:val="white"/>
                <w:rtl w:val="0"/>
              </w:rPr>
              <w:t xml:space="preserve"> </w:t>
            </w:r>
            <w:r w:rsidDel="00000000" w:rsidR="00000000" w:rsidRPr="00000000">
              <w:rPr>
                <w:rFonts w:ascii="Times New Roman" w:cs="Times New Roman" w:eastAsia="Times New Roman" w:hAnsi="Times New Roman"/>
                <w:color w:val="202124"/>
                <w:sz w:val="26"/>
                <w:szCs w:val="26"/>
                <w:highlight w:val="white"/>
                <w:rtl w:val="0"/>
              </w:rPr>
              <w:t xml:space="preserve">Organizations or individuals wishing to purchase goods.</w:t>
            </w:r>
          </w:p>
          <w:p w:rsidR="00000000" w:rsidDel="00000000" w:rsidP="00000000" w:rsidRDefault="00000000" w:rsidRPr="00000000" w14:paraId="00000165">
            <w:pPr>
              <w:spacing w:line="240" w:lineRule="auto"/>
              <w:jc w:val="both"/>
              <w:rPr>
                <w:rFonts w:ascii="Times New Roman" w:cs="Times New Roman" w:eastAsia="Times New Roman" w:hAnsi="Times New Roman"/>
                <w:color w:val="202124"/>
                <w:sz w:val="26"/>
                <w:szCs w:val="26"/>
                <w:highlight w:val="white"/>
              </w:rPr>
            </w:pPr>
            <w:r w:rsidDel="00000000" w:rsidR="00000000" w:rsidRPr="00000000">
              <w:rPr>
                <w:rFonts w:ascii="Times New Roman" w:cs="Times New Roman" w:eastAsia="Times New Roman" w:hAnsi="Times New Roman"/>
                <w:color w:val="202124"/>
                <w:sz w:val="26"/>
                <w:szCs w:val="26"/>
                <w:highlight w:val="white"/>
                <w:rtl w:val="0"/>
              </w:rPr>
              <w:t xml:space="preserve">- </w:t>
            </w:r>
            <w:r w:rsidDel="00000000" w:rsidR="00000000" w:rsidRPr="00000000">
              <w:rPr>
                <w:rFonts w:ascii="Times New Roman" w:cs="Times New Roman" w:eastAsia="Times New Roman" w:hAnsi="Times New Roman"/>
                <w:color w:val="202124"/>
                <w:sz w:val="26"/>
                <w:szCs w:val="26"/>
                <w:shd w:fill="f8f9fa" w:val="clear"/>
                <w:rtl w:val="0"/>
              </w:rPr>
              <w:t xml:space="preserve">Clean up, make water</w:t>
            </w:r>
            <w:r w:rsidDel="00000000" w:rsidR="00000000" w:rsidRPr="00000000">
              <w:rPr>
                <w:rtl w:val="0"/>
              </w:rPr>
            </w:r>
          </w:p>
          <w:p w:rsidR="00000000" w:rsidDel="00000000" w:rsidP="00000000" w:rsidRDefault="00000000" w:rsidRPr="00000000" w14:paraId="00000166">
            <w:pPr>
              <w:spacing w:line="240" w:lineRule="auto"/>
              <w:jc w:val="both"/>
              <w:rPr>
                <w:rFonts w:ascii="Times New Roman" w:cs="Times New Roman" w:eastAsia="Times New Roman" w:hAnsi="Times New Roman"/>
                <w:color w:val="202124"/>
                <w:sz w:val="26"/>
                <w:szCs w:val="26"/>
                <w:highlight w:val="white"/>
              </w:rPr>
            </w:pPr>
            <w:r w:rsidDel="00000000" w:rsidR="00000000" w:rsidRPr="00000000">
              <w:rPr>
                <w:rtl w:val="0"/>
              </w:rPr>
            </w:r>
          </w:p>
        </w:tc>
      </w:tr>
      <w:tr>
        <w:trPr>
          <w:cantSplit w:val="0"/>
          <w:trHeight w:val="315" w:hRule="atLeast"/>
          <w:tblHeader w:val="0"/>
        </w:trPr>
        <w:tc>
          <w:tcPr>
            <w:vMerge w:val="continue"/>
            <w:tcBorders>
              <w:top w:color="44546a" w:space="0" w:sz="5" w:val="single"/>
              <w:left w:color="44546a" w:space="0" w:sz="5" w:val="single"/>
              <w:bottom w:color="44546a" w:space="0" w:sz="5" w:val="single"/>
              <w:right w:color="44546a" w:space="0" w:sz="5" w:val="single"/>
            </w:tcBorders>
          </w:tcPr>
          <w:p w:rsidR="00000000" w:rsidDel="00000000" w:rsidP="00000000" w:rsidRDefault="00000000" w:rsidRPr="00000000" w14:paraId="00000167">
            <w:pPr>
              <w:spacing w:line="360" w:lineRule="auto"/>
              <w:jc w:val="both"/>
              <w:rPr>
                <w:rFonts w:ascii="Times New Roman" w:cs="Times New Roman" w:eastAsia="Times New Roman" w:hAnsi="Times New Roman"/>
                <w:sz w:val="26"/>
                <w:szCs w:val="26"/>
              </w:rPr>
            </w:pPr>
            <w:r w:rsidDel="00000000" w:rsidR="00000000" w:rsidRPr="00000000">
              <w:rPr>
                <w:rtl w:val="0"/>
              </w:rPr>
            </w:r>
          </w:p>
        </w:tc>
        <w:tc>
          <w:tcPr>
            <w:tcBorders>
              <w:top w:color="000000" w:space="0" w:sz="5" w:val="single"/>
              <w:left w:color="44546a"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168">
            <w:pPr>
              <w:spacing w:after="240" w:before="240" w:line="240" w:lineRule="auto"/>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Description</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169">
            <w:pPr>
              <w:spacing w:after="240" w:before="240" w:line="240" w:lineRule="auto"/>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-Pay in cash or by credit card.</w:t>
            </w:r>
          </w:p>
        </w:tc>
      </w:tr>
      <w:tr>
        <w:trPr>
          <w:cantSplit w:val="0"/>
          <w:trHeight w:val="435" w:hRule="atLeast"/>
          <w:tblHeader w:val="0"/>
        </w:trPr>
        <w:tc>
          <w:tcPr>
            <w:vMerge w:val="restart"/>
            <w:tcBorders>
              <w:top w:color="44546a"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16A">
            <w:pPr>
              <w:spacing w:after="240" w:before="240" w:line="240" w:lineRule="auto"/>
              <w:jc w:val="both"/>
              <w:rPr>
                <w:rFonts w:ascii="Times New Roman" w:cs="Times New Roman" w:eastAsia="Times New Roman" w:hAnsi="Times New Roman"/>
                <w:b w:val="1"/>
                <w:sz w:val="26"/>
                <w:szCs w:val="26"/>
                <w:highlight w:val="white"/>
              </w:rPr>
            </w:pPr>
            <w:r w:rsidDel="00000000" w:rsidR="00000000" w:rsidRPr="00000000">
              <w:rPr>
                <w:rFonts w:ascii="Times New Roman" w:cs="Times New Roman" w:eastAsia="Times New Roman" w:hAnsi="Times New Roman"/>
                <w:b w:val="1"/>
                <w:sz w:val="26"/>
                <w:szCs w:val="26"/>
                <w:highlight w:val="white"/>
                <w:rtl w:val="0"/>
              </w:rPr>
              <w:t xml:space="preserve">FR1.5</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16B">
            <w:pPr>
              <w:spacing w:after="240" w:before="240" w:line="240" w:lineRule="auto"/>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Title</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16C">
            <w:pPr>
              <w:spacing w:line="240" w:lineRule="auto"/>
              <w:jc w:val="both"/>
              <w:rPr>
                <w:rFonts w:ascii="Times New Roman" w:cs="Times New Roman" w:eastAsia="Times New Roman" w:hAnsi="Times New Roman"/>
                <w:b w:val="1"/>
                <w:color w:val="202124"/>
                <w:sz w:val="26"/>
                <w:szCs w:val="26"/>
                <w:highlight w:val="white"/>
              </w:rPr>
            </w:pPr>
            <w:r w:rsidDel="00000000" w:rsidR="00000000" w:rsidRPr="00000000">
              <w:rPr>
                <w:rFonts w:ascii="Times New Roman" w:cs="Times New Roman" w:eastAsia="Times New Roman" w:hAnsi="Times New Roman"/>
                <w:b w:val="1"/>
                <w:color w:val="202124"/>
                <w:sz w:val="26"/>
                <w:szCs w:val="26"/>
                <w:highlight w:val="white"/>
                <w:rtl w:val="0"/>
              </w:rPr>
              <w:t xml:space="preserve">Notification of receiving food/water</w:t>
            </w:r>
          </w:p>
        </w:tc>
      </w:tr>
      <w:tr>
        <w:trPr>
          <w:cantSplit w:val="0"/>
          <w:trHeight w:val="1170" w:hRule="atLeast"/>
          <w:tblHeader w:val="0"/>
        </w:trPr>
        <w:tc>
          <w:tcPr>
            <w:vMerge w:val="continue"/>
            <w:tcBorders>
              <w:top w:color="000000" w:space="0" w:sz="5" w:val="single"/>
              <w:left w:color="000000" w:space="0" w:sz="5" w:val="single"/>
              <w:bottom w:color="000000" w:space="0" w:sz="5" w:val="single"/>
              <w:right w:color="000000" w:space="0" w:sz="5" w:val="single"/>
            </w:tcBorders>
          </w:tcPr>
          <w:p w:rsidR="00000000" w:rsidDel="00000000" w:rsidP="00000000" w:rsidRDefault="00000000" w:rsidRPr="00000000" w14:paraId="0000016D">
            <w:pPr>
              <w:spacing w:line="360" w:lineRule="auto"/>
              <w:jc w:val="both"/>
              <w:rPr>
                <w:rFonts w:ascii="Times New Roman" w:cs="Times New Roman" w:eastAsia="Times New Roman" w:hAnsi="Times New Roman"/>
                <w:sz w:val="26"/>
                <w:szCs w:val="26"/>
              </w:rPr>
            </w:pP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16E">
            <w:pPr>
              <w:spacing w:after="240" w:before="240" w:line="240" w:lineRule="auto"/>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Cashier Client</w:t>
            </w:r>
          </w:p>
          <w:p w:rsidR="00000000" w:rsidDel="00000000" w:rsidP="00000000" w:rsidRDefault="00000000" w:rsidRPr="00000000" w14:paraId="0000016F">
            <w:pPr>
              <w:spacing w:after="240" w:before="240" w:line="240" w:lineRule="auto"/>
              <w:jc w:val="both"/>
              <w:rPr>
                <w:rFonts w:ascii="Times New Roman" w:cs="Times New Roman" w:eastAsia="Times New Roman" w:hAnsi="Times New Roman"/>
                <w:sz w:val="26"/>
                <w:szCs w:val="26"/>
                <w:highlight w:val="white"/>
              </w:rPr>
            </w:pP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170">
            <w:pPr>
              <w:spacing w:line="240" w:lineRule="auto"/>
              <w:jc w:val="both"/>
              <w:rPr>
                <w:rFonts w:ascii="Times New Roman" w:cs="Times New Roman" w:eastAsia="Times New Roman" w:hAnsi="Times New Roman"/>
                <w:color w:val="202124"/>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w:t>
            </w:r>
            <w:r w:rsidDel="00000000" w:rsidR="00000000" w:rsidRPr="00000000">
              <w:rPr>
                <w:rFonts w:ascii="Times New Roman" w:cs="Times New Roman" w:eastAsia="Times New Roman" w:hAnsi="Times New Roman"/>
                <w:color w:val="202124"/>
                <w:sz w:val="42"/>
                <w:szCs w:val="42"/>
                <w:highlight w:val="white"/>
                <w:rtl w:val="0"/>
              </w:rPr>
              <w:t xml:space="preserve"> </w:t>
            </w:r>
            <w:r w:rsidDel="00000000" w:rsidR="00000000" w:rsidRPr="00000000">
              <w:rPr>
                <w:rFonts w:ascii="Times New Roman" w:cs="Times New Roman" w:eastAsia="Times New Roman" w:hAnsi="Times New Roman"/>
                <w:color w:val="202124"/>
                <w:sz w:val="26"/>
                <w:szCs w:val="26"/>
                <w:highlight w:val="white"/>
                <w:rtl w:val="0"/>
              </w:rPr>
              <w:t xml:space="preserve">The person who carries out transactions and payment activities when customers come to shop or use services at the store.</w:t>
            </w:r>
          </w:p>
          <w:p w:rsidR="00000000" w:rsidDel="00000000" w:rsidP="00000000" w:rsidRDefault="00000000" w:rsidRPr="00000000" w14:paraId="00000171">
            <w:pPr>
              <w:spacing w:line="240" w:lineRule="auto"/>
              <w:jc w:val="both"/>
              <w:rPr>
                <w:rFonts w:ascii="Times New Roman" w:cs="Times New Roman" w:eastAsia="Times New Roman" w:hAnsi="Times New Roman"/>
                <w:color w:val="202124"/>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w:t>
            </w:r>
            <w:r w:rsidDel="00000000" w:rsidR="00000000" w:rsidRPr="00000000">
              <w:rPr>
                <w:rFonts w:ascii="Times New Roman" w:cs="Times New Roman" w:eastAsia="Times New Roman" w:hAnsi="Times New Roman"/>
                <w:color w:val="202124"/>
                <w:sz w:val="42"/>
                <w:szCs w:val="42"/>
                <w:highlight w:val="white"/>
                <w:rtl w:val="0"/>
              </w:rPr>
              <w:t xml:space="preserve"> </w:t>
            </w:r>
            <w:r w:rsidDel="00000000" w:rsidR="00000000" w:rsidRPr="00000000">
              <w:rPr>
                <w:rFonts w:ascii="Times New Roman" w:cs="Times New Roman" w:eastAsia="Times New Roman" w:hAnsi="Times New Roman"/>
                <w:color w:val="202124"/>
                <w:sz w:val="26"/>
                <w:szCs w:val="26"/>
                <w:highlight w:val="white"/>
                <w:rtl w:val="0"/>
              </w:rPr>
              <w:t xml:space="preserve">Organizations or individuals wishing to purchase goods.</w:t>
            </w:r>
          </w:p>
          <w:p w:rsidR="00000000" w:rsidDel="00000000" w:rsidP="00000000" w:rsidRDefault="00000000" w:rsidRPr="00000000" w14:paraId="00000172">
            <w:pPr>
              <w:spacing w:line="240" w:lineRule="auto"/>
              <w:jc w:val="both"/>
              <w:rPr>
                <w:rFonts w:ascii="Times New Roman" w:cs="Times New Roman" w:eastAsia="Times New Roman" w:hAnsi="Times New Roman"/>
                <w:color w:val="202124"/>
                <w:sz w:val="26"/>
                <w:szCs w:val="26"/>
                <w:highlight w:val="white"/>
              </w:rPr>
            </w:pPr>
            <w:r w:rsidDel="00000000" w:rsidR="00000000" w:rsidRPr="00000000">
              <w:rPr>
                <w:rtl w:val="0"/>
              </w:rPr>
            </w:r>
          </w:p>
        </w:tc>
      </w:tr>
      <w:tr>
        <w:trPr>
          <w:cantSplit w:val="0"/>
          <w:trHeight w:val="315" w:hRule="atLeast"/>
          <w:tblHeader w:val="0"/>
        </w:trPr>
        <w:tc>
          <w:tcPr>
            <w:vMerge w:val="continue"/>
            <w:tcBorders>
              <w:top w:color="000000" w:space="0" w:sz="5" w:val="single"/>
              <w:left w:color="000000" w:space="0" w:sz="5" w:val="single"/>
              <w:bottom w:color="000000" w:space="0" w:sz="5" w:val="single"/>
              <w:right w:color="000000" w:space="0" w:sz="5" w:val="single"/>
            </w:tcBorders>
          </w:tcPr>
          <w:p w:rsidR="00000000" w:rsidDel="00000000" w:rsidP="00000000" w:rsidRDefault="00000000" w:rsidRPr="00000000" w14:paraId="00000173">
            <w:pPr>
              <w:spacing w:line="360" w:lineRule="auto"/>
              <w:jc w:val="both"/>
              <w:rPr>
                <w:rFonts w:ascii="Times New Roman" w:cs="Times New Roman" w:eastAsia="Times New Roman" w:hAnsi="Times New Roman"/>
                <w:sz w:val="26"/>
                <w:szCs w:val="26"/>
              </w:rPr>
            </w:pP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174">
            <w:pPr>
              <w:spacing w:after="240" w:before="240" w:line="240" w:lineRule="auto"/>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Description</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175">
            <w:pPr>
              <w:spacing w:line="240" w:lineRule="auto"/>
              <w:jc w:val="both"/>
              <w:rPr>
                <w:rFonts w:ascii="Times New Roman" w:cs="Times New Roman" w:eastAsia="Times New Roman" w:hAnsi="Times New Roman"/>
                <w:color w:val="202124"/>
                <w:sz w:val="26"/>
                <w:szCs w:val="26"/>
                <w:highlight w:val="white"/>
              </w:rPr>
            </w:pPr>
            <w:r w:rsidDel="00000000" w:rsidR="00000000" w:rsidRPr="00000000">
              <w:rPr>
                <w:rFonts w:ascii="Times New Roman" w:cs="Times New Roman" w:eastAsia="Times New Roman" w:hAnsi="Times New Roman"/>
                <w:color w:val="202124"/>
                <w:sz w:val="26"/>
                <w:szCs w:val="26"/>
                <w:highlight w:val="white"/>
                <w:rtl w:val="0"/>
              </w:rPr>
              <w:t xml:space="preserve">When the dish is completed, the staff will notify the customer</w:t>
            </w:r>
          </w:p>
        </w:tc>
      </w:tr>
      <w:tr>
        <w:trPr>
          <w:cantSplit w:val="0"/>
          <w:trHeight w:val="315" w:hRule="atLeast"/>
          <w:tblHeader w:val="0"/>
        </w:trPr>
        <w:tc>
          <w:tcPr>
            <w:vMerge w:val="restart"/>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176">
            <w:pPr>
              <w:spacing w:after="240" w:before="240" w:line="240" w:lineRule="auto"/>
              <w:jc w:val="both"/>
              <w:rPr>
                <w:rFonts w:ascii="Times New Roman" w:cs="Times New Roman" w:eastAsia="Times New Roman" w:hAnsi="Times New Roman"/>
                <w:b w:val="1"/>
                <w:sz w:val="26"/>
                <w:szCs w:val="26"/>
                <w:highlight w:val="white"/>
              </w:rPr>
            </w:pPr>
            <w:r w:rsidDel="00000000" w:rsidR="00000000" w:rsidRPr="00000000">
              <w:rPr>
                <w:rFonts w:ascii="Times New Roman" w:cs="Times New Roman" w:eastAsia="Times New Roman" w:hAnsi="Times New Roman"/>
                <w:b w:val="1"/>
                <w:sz w:val="26"/>
                <w:szCs w:val="26"/>
                <w:highlight w:val="white"/>
                <w:rtl w:val="0"/>
              </w:rPr>
              <w:t xml:space="preserve">FR1.6</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177">
            <w:pPr>
              <w:spacing w:after="240" w:before="240" w:line="240" w:lineRule="auto"/>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Title</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178">
            <w:pPr>
              <w:spacing w:after="240" w:before="240" w:line="240" w:lineRule="auto"/>
              <w:jc w:val="both"/>
              <w:rPr>
                <w:rFonts w:ascii="Times New Roman" w:cs="Times New Roman" w:eastAsia="Times New Roman" w:hAnsi="Times New Roman"/>
                <w:b w:val="1"/>
                <w:sz w:val="26"/>
                <w:szCs w:val="26"/>
                <w:highlight w:val="white"/>
              </w:rPr>
            </w:pPr>
            <w:r w:rsidDel="00000000" w:rsidR="00000000" w:rsidRPr="00000000">
              <w:rPr>
                <w:rFonts w:ascii="Times New Roman" w:cs="Times New Roman" w:eastAsia="Times New Roman" w:hAnsi="Times New Roman"/>
                <w:b w:val="1"/>
                <w:sz w:val="26"/>
                <w:szCs w:val="26"/>
                <w:highlight w:val="white"/>
                <w:rtl w:val="0"/>
              </w:rPr>
              <w:t xml:space="preserve">Pay, print invoices</w:t>
            </w:r>
          </w:p>
        </w:tc>
      </w:tr>
      <w:tr>
        <w:trPr>
          <w:cantSplit w:val="0"/>
          <w:trHeight w:val="1215" w:hRule="atLeast"/>
          <w:tblHeader w:val="0"/>
        </w:trPr>
        <w:tc>
          <w:tcPr>
            <w:vMerge w:val="continue"/>
            <w:tcBorders>
              <w:top w:color="000000" w:space="0" w:sz="5" w:val="single"/>
              <w:left w:color="000000" w:space="0" w:sz="5" w:val="single"/>
              <w:bottom w:color="000000" w:space="0" w:sz="5" w:val="single"/>
              <w:right w:color="000000" w:space="0" w:sz="5" w:val="single"/>
            </w:tcBorders>
          </w:tcPr>
          <w:p w:rsidR="00000000" w:rsidDel="00000000" w:rsidP="00000000" w:rsidRDefault="00000000" w:rsidRPr="00000000" w14:paraId="00000179">
            <w:pPr>
              <w:spacing w:line="360" w:lineRule="auto"/>
              <w:jc w:val="both"/>
              <w:rPr>
                <w:rFonts w:ascii="Times New Roman" w:cs="Times New Roman" w:eastAsia="Times New Roman" w:hAnsi="Times New Roman"/>
                <w:sz w:val="26"/>
                <w:szCs w:val="26"/>
              </w:rPr>
            </w:pP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17A">
            <w:pPr>
              <w:spacing w:after="240" w:before="240" w:line="240" w:lineRule="auto"/>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Cashier Client</w:t>
            </w:r>
          </w:p>
          <w:p w:rsidR="00000000" w:rsidDel="00000000" w:rsidP="00000000" w:rsidRDefault="00000000" w:rsidRPr="00000000" w14:paraId="0000017B">
            <w:pPr>
              <w:spacing w:after="240" w:before="240" w:line="240" w:lineRule="auto"/>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Staff</w:t>
            </w:r>
          </w:p>
          <w:p w:rsidR="00000000" w:rsidDel="00000000" w:rsidP="00000000" w:rsidRDefault="00000000" w:rsidRPr="00000000" w14:paraId="0000017C">
            <w:pPr>
              <w:spacing w:after="240" w:before="240" w:line="240" w:lineRule="auto"/>
              <w:jc w:val="both"/>
              <w:rPr>
                <w:rFonts w:ascii="Times New Roman" w:cs="Times New Roman" w:eastAsia="Times New Roman" w:hAnsi="Times New Roman"/>
                <w:sz w:val="26"/>
                <w:szCs w:val="26"/>
                <w:highlight w:val="white"/>
              </w:rPr>
            </w:pP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17D">
            <w:pPr>
              <w:spacing w:line="240" w:lineRule="auto"/>
              <w:jc w:val="both"/>
              <w:rPr>
                <w:rFonts w:ascii="Times New Roman" w:cs="Times New Roman" w:eastAsia="Times New Roman" w:hAnsi="Times New Roman"/>
                <w:color w:val="202124"/>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w:t>
            </w:r>
            <w:r w:rsidDel="00000000" w:rsidR="00000000" w:rsidRPr="00000000">
              <w:rPr>
                <w:rFonts w:ascii="Times New Roman" w:cs="Times New Roman" w:eastAsia="Times New Roman" w:hAnsi="Times New Roman"/>
                <w:color w:val="202124"/>
                <w:sz w:val="42"/>
                <w:szCs w:val="42"/>
                <w:highlight w:val="white"/>
                <w:rtl w:val="0"/>
              </w:rPr>
              <w:t xml:space="preserve"> </w:t>
            </w:r>
            <w:r w:rsidDel="00000000" w:rsidR="00000000" w:rsidRPr="00000000">
              <w:rPr>
                <w:rFonts w:ascii="Times New Roman" w:cs="Times New Roman" w:eastAsia="Times New Roman" w:hAnsi="Times New Roman"/>
                <w:color w:val="202124"/>
                <w:sz w:val="26"/>
                <w:szCs w:val="26"/>
                <w:highlight w:val="white"/>
                <w:rtl w:val="0"/>
              </w:rPr>
              <w:t xml:space="preserve">The person who carries out transactions and payment activities when customers come to shop or use services at the store.</w:t>
            </w:r>
          </w:p>
          <w:p w:rsidR="00000000" w:rsidDel="00000000" w:rsidP="00000000" w:rsidRDefault="00000000" w:rsidRPr="00000000" w14:paraId="0000017E">
            <w:pPr>
              <w:spacing w:line="240" w:lineRule="auto"/>
              <w:jc w:val="both"/>
              <w:rPr>
                <w:rFonts w:ascii="Times New Roman" w:cs="Times New Roman" w:eastAsia="Times New Roman" w:hAnsi="Times New Roman"/>
                <w:color w:val="202124"/>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w:t>
            </w:r>
            <w:r w:rsidDel="00000000" w:rsidR="00000000" w:rsidRPr="00000000">
              <w:rPr>
                <w:rFonts w:ascii="Times New Roman" w:cs="Times New Roman" w:eastAsia="Times New Roman" w:hAnsi="Times New Roman"/>
                <w:color w:val="202124"/>
                <w:sz w:val="42"/>
                <w:szCs w:val="42"/>
                <w:highlight w:val="white"/>
                <w:rtl w:val="0"/>
              </w:rPr>
              <w:t xml:space="preserve"> </w:t>
            </w:r>
            <w:r w:rsidDel="00000000" w:rsidR="00000000" w:rsidRPr="00000000">
              <w:rPr>
                <w:rFonts w:ascii="Times New Roman" w:cs="Times New Roman" w:eastAsia="Times New Roman" w:hAnsi="Times New Roman"/>
                <w:color w:val="202124"/>
                <w:sz w:val="26"/>
                <w:szCs w:val="26"/>
                <w:highlight w:val="white"/>
                <w:rtl w:val="0"/>
              </w:rPr>
              <w:t xml:space="preserve">Organizations or individuals wishing to purchase goods.</w:t>
            </w:r>
          </w:p>
          <w:p w:rsidR="00000000" w:rsidDel="00000000" w:rsidP="00000000" w:rsidRDefault="00000000" w:rsidRPr="00000000" w14:paraId="0000017F">
            <w:pPr>
              <w:spacing w:line="240" w:lineRule="auto"/>
              <w:jc w:val="both"/>
              <w:rPr>
                <w:rFonts w:ascii="Times New Roman" w:cs="Times New Roman" w:eastAsia="Times New Roman" w:hAnsi="Times New Roman"/>
                <w:color w:val="202124"/>
                <w:sz w:val="26"/>
                <w:szCs w:val="26"/>
                <w:highlight w:val="white"/>
              </w:rPr>
            </w:pPr>
            <w:r w:rsidDel="00000000" w:rsidR="00000000" w:rsidRPr="00000000">
              <w:rPr>
                <w:rFonts w:ascii="Times New Roman" w:cs="Times New Roman" w:eastAsia="Times New Roman" w:hAnsi="Times New Roman"/>
                <w:color w:val="202124"/>
                <w:sz w:val="26"/>
                <w:szCs w:val="26"/>
                <w:highlight w:val="white"/>
                <w:rtl w:val="0"/>
              </w:rPr>
              <w:t xml:space="preserve">-Cl</w:t>
            </w:r>
            <w:r w:rsidDel="00000000" w:rsidR="00000000" w:rsidRPr="00000000">
              <w:rPr>
                <w:rFonts w:ascii="Times New Roman" w:cs="Times New Roman" w:eastAsia="Times New Roman" w:hAnsi="Times New Roman"/>
                <w:color w:val="202124"/>
                <w:sz w:val="26"/>
                <w:szCs w:val="26"/>
                <w:shd w:fill="f8f9fa" w:val="clear"/>
                <w:rtl w:val="0"/>
              </w:rPr>
              <w:t xml:space="preserve">ean up, make water</w:t>
            </w:r>
            <w:r w:rsidDel="00000000" w:rsidR="00000000" w:rsidRPr="00000000">
              <w:rPr>
                <w:rtl w:val="0"/>
              </w:rPr>
            </w:r>
          </w:p>
          <w:p w:rsidR="00000000" w:rsidDel="00000000" w:rsidP="00000000" w:rsidRDefault="00000000" w:rsidRPr="00000000" w14:paraId="00000180">
            <w:pPr>
              <w:spacing w:line="240" w:lineRule="auto"/>
              <w:jc w:val="both"/>
              <w:rPr>
                <w:rFonts w:ascii="Times New Roman" w:cs="Times New Roman" w:eastAsia="Times New Roman" w:hAnsi="Times New Roman"/>
                <w:color w:val="202124"/>
                <w:sz w:val="26"/>
                <w:szCs w:val="26"/>
                <w:highlight w:val="white"/>
              </w:rPr>
            </w:pPr>
            <w:r w:rsidDel="00000000" w:rsidR="00000000" w:rsidRPr="00000000">
              <w:rPr>
                <w:rtl w:val="0"/>
              </w:rPr>
            </w:r>
          </w:p>
        </w:tc>
      </w:tr>
      <w:tr>
        <w:trPr>
          <w:cantSplit w:val="0"/>
          <w:trHeight w:val="315" w:hRule="atLeast"/>
          <w:tblHeader w:val="0"/>
        </w:trPr>
        <w:tc>
          <w:tcPr>
            <w:vMerge w:val="continue"/>
            <w:tcBorders>
              <w:top w:color="000000" w:space="0" w:sz="5" w:val="single"/>
              <w:left w:color="000000" w:space="0" w:sz="5" w:val="single"/>
              <w:bottom w:color="000000" w:space="0" w:sz="5" w:val="single"/>
              <w:right w:color="000000" w:space="0" w:sz="5" w:val="single"/>
            </w:tcBorders>
          </w:tcPr>
          <w:p w:rsidR="00000000" w:rsidDel="00000000" w:rsidP="00000000" w:rsidRDefault="00000000" w:rsidRPr="00000000" w14:paraId="00000181">
            <w:pPr>
              <w:spacing w:line="360" w:lineRule="auto"/>
              <w:jc w:val="both"/>
              <w:rPr>
                <w:rFonts w:ascii="Times New Roman" w:cs="Times New Roman" w:eastAsia="Times New Roman" w:hAnsi="Times New Roman"/>
                <w:sz w:val="26"/>
                <w:szCs w:val="26"/>
              </w:rPr>
            </w:pP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182">
            <w:pPr>
              <w:spacing w:after="240" w:before="240" w:line="240" w:lineRule="auto"/>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Description</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183">
            <w:pPr>
              <w:spacing w:line="240" w:lineRule="auto"/>
              <w:jc w:val="both"/>
              <w:rPr>
                <w:rFonts w:ascii="Times New Roman" w:cs="Times New Roman" w:eastAsia="Times New Roman" w:hAnsi="Times New Roman"/>
                <w:color w:val="202124"/>
                <w:sz w:val="26"/>
                <w:szCs w:val="26"/>
                <w:highlight w:val="white"/>
              </w:rPr>
            </w:pPr>
            <w:r w:rsidDel="00000000" w:rsidR="00000000" w:rsidRPr="00000000">
              <w:rPr>
                <w:rFonts w:ascii="Times New Roman" w:cs="Times New Roman" w:eastAsia="Times New Roman" w:hAnsi="Times New Roman"/>
                <w:color w:val="202124"/>
                <w:sz w:val="26"/>
                <w:szCs w:val="26"/>
                <w:highlight w:val="white"/>
                <w:rtl w:val="0"/>
              </w:rPr>
              <w:t xml:space="preserve">-Compile list of dishes, make payment and issue invoice.</w:t>
            </w:r>
          </w:p>
        </w:tc>
      </w:tr>
      <w:tr>
        <w:trPr>
          <w:cantSplit w:val="0"/>
          <w:trHeight w:val="315" w:hRule="atLeast"/>
          <w:tblHeader w:val="0"/>
        </w:trPr>
        <w:tc>
          <w:tcPr>
            <w:vMerge w:val="restart"/>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184">
            <w:pPr>
              <w:spacing w:after="240" w:before="240" w:line="240" w:lineRule="auto"/>
              <w:jc w:val="both"/>
              <w:rPr>
                <w:rFonts w:ascii="Times New Roman" w:cs="Times New Roman" w:eastAsia="Times New Roman" w:hAnsi="Times New Roman"/>
                <w:b w:val="1"/>
                <w:sz w:val="26"/>
                <w:szCs w:val="26"/>
                <w:highlight w:val="white"/>
              </w:rPr>
            </w:pPr>
            <w:r w:rsidDel="00000000" w:rsidR="00000000" w:rsidRPr="00000000">
              <w:rPr>
                <w:rFonts w:ascii="Times New Roman" w:cs="Times New Roman" w:eastAsia="Times New Roman" w:hAnsi="Times New Roman"/>
                <w:b w:val="1"/>
                <w:sz w:val="26"/>
                <w:szCs w:val="26"/>
                <w:highlight w:val="white"/>
                <w:rtl w:val="0"/>
              </w:rPr>
              <w:t xml:space="preserve">FR1.7</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185">
            <w:pPr>
              <w:spacing w:after="240" w:before="240" w:line="240" w:lineRule="auto"/>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Title</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186">
            <w:pPr>
              <w:spacing w:after="240" w:before="240" w:line="240" w:lineRule="auto"/>
              <w:jc w:val="both"/>
              <w:rPr>
                <w:rFonts w:ascii="Times New Roman" w:cs="Times New Roman" w:eastAsia="Times New Roman" w:hAnsi="Times New Roman"/>
                <w:b w:val="1"/>
                <w:sz w:val="26"/>
                <w:szCs w:val="26"/>
                <w:highlight w:val="white"/>
              </w:rPr>
            </w:pPr>
            <w:r w:rsidDel="00000000" w:rsidR="00000000" w:rsidRPr="00000000">
              <w:rPr>
                <w:rFonts w:ascii="Times New Roman" w:cs="Times New Roman" w:eastAsia="Times New Roman" w:hAnsi="Times New Roman"/>
                <w:b w:val="1"/>
                <w:sz w:val="26"/>
                <w:szCs w:val="26"/>
                <w:highlight w:val="white"/>
                <w:rtl w:val="0"/>
              </w:rPr>
              <w:t xml:space="preserve">Sales report</w:t>
            </w:r>
          </w:p>
        </w:tc>
      </w:tr>
      <w:tr>
        <w:trPr>
          <w:cantSplit w:val="0"/>
          <w:trHeight w:val="315" w:hRule="atLeast"/>
          <w:tblHeader w:val="0"/>
        </w:trPr>
        <w:tc>
          <w:tcPr>
            <w:vMerge w:val="continue"/>
            <w:tcBorders>
              <w:top w:color="000000" w:space="0" w:sz="5" w:val="single"/>
              <w:left w:color="000000" w:space="0" w:sz="5" w:val="single"/>
              <w:bottom w:color="000000" w:space="0" w:sz="5" w:val="single"/>
              <w:right w:color="000000" w:space="0" w:sz="5" w:val="single"/>
            </w:tcBorders>
          </w:tcPr>
          <w:p w:rsidR="00000000" w:rsidDel="00000000" w:rsidP="00000000" w:rsidRDefault="00000000" w:rsidRPr="00000000" w14:paraId="00000187">
            <w:pPr>
              <w:spacing w:line="360" w:lineRule="auto"/>
              <w:jc w:val="both"/>
              <w:rPr>
                <w:rFonts w:ascii="Times New Roman" w:cs="Times New Roman" w:eastAsia="Times New Roman" w:hAnsi="Times New Roman"/>
                <w:sz w:val="26"/>
                <w:szCs w:val="26"/>
              </w:rPr>
            </w:pP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188">
            <w:pPr>
              <w:spacing w:after="240" w:before="240" w:line="240" w:lineRule="auto"/>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Manager</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189">
            <w:pPr>
              <w:spacing w:line="240" w:lineRule="auto"/>
              <w:jc w:val="both"/>
              <w:rPr>
                <w:rFonts w:ascii="Times New Roman" w:cs="Times New Roman" w:eastAsia="Times New Roman" w:hAnsi="Times New Roman"/>
                <w:color w:val="202124"/>
                <w:sz w:val="26"/>
                <w:szCs w:val="26"/>
                <w:highlight w:val="white"/>
              </w:rPr>
            </w:pPr>
            <w:r w:rsidDel="00000000" w:rsidR="00000000" w:rsidRPr="00000000">
              <w:rPr>
                <w:rFonts w:ascii="Times New Roman" w:cs="Times New Roman" w:eastAsia="Times New Roman" w:hAnsi="Times New Roman"/>
                <w:color w:val="202124"/>
                <w:sz w:val="26"/>
                <w:szCs w:val="26"/>
                <w:highlight w:val="white"/>
                <w:rtl w:val="0"/>
              </w:rPr>
              <w:t xml:space="preserve">-A manager is someone who plans, organizes, leads and controls the work of others</w:t>
            </w:r>
          </w:p>
        </w:tc>
      </w:tr>
      <w:tr>
        <w:trPr>
          <w:cantSplit w:val="0"/>
          <w:trHeight w:val="315" w:hRule="atLeast"/>
          <w:tblHeader w:val="0"/>
        </w:trPr>
        <w:tc>
          <w:tcPr>
            <w:vMerge w:val="continue"/>
            <w:tcBorders>
              <w:top w:color="000000" w:space="0" w:sz="5" w:val="single"/>
              <w:left w:color="000000" w:space="0" w:sz="5" w:val="single"/>
              <w:bottom w:color="000000" w:space="0" w:sz="5" w:val="single"/>
              <w:right w:color="000000" w:space="0" w:sz="5" w:val="single"/>
            </w:tcBorders>
          </w:tcPr>
          <w:p w:rsidR="00000000" w:rsidDel="00000000" w:rsidP="00000000" w:rsidRDefault="00000000" w:rsidRPr="00000000" w14:paraId="0000018A">
            <w:pPr>
              <w:spacing w:line="360" w:lineRule="auto"/>
              <w:jc w:val="both"/>
              <w:rPr>
                <w:rFonts w:ascii="Times New Roman" w:cs="Times New Roman" w:eastAsia="Times New Roman" w:hAnsi="Times New Roman"/>
                <w:sz w:val="26"/>
                <w:szCs w:val="26"/>
              </w:rPr>
            </w:pP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18B">
            <w:pPr>
              <w:spacing w:after="240" w:before="240" w:line="240" w:lineRule="auto"/>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Description</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18C">
            <w:pPr>
              <w:spacing w:after="240" w:before="240" w:line="240" w:lineRule="auto"/>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-Store management and staff supervision.</w:t>
            </w:r>
          </w:p>
        </w:tc>
      </w:tr>
    </w:tbl>
    <w:p w:rsidR="00000000" w:rsidDel="00000000" w:rsidP="00000000" w:rsidRDefault="00000000" w:rsidRPr="00000000" w14:paraId="0000018D">
      <w:pPr>
        <w:spacing w:after="240" w:before="240" w:line="36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8E">
      <w:pPr>
        <w:spacing w:line="36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8F">
      <w:pPr>
        <w:spacing w:line="24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90">
      <w:pPr>
        <w:spacing w:after="240" w:before="24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191">
      <w:pPr>
        <w:spacing w:after="240" w:before="24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192">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b) List of Non-Functional Requirement</w:t>
      </w:r>
      <w:r w:rsidDel="00000000" w:rsidR="00000000" w:rsidRPr="00000000">
        <w:rPr>
          <w:rtl w:val="0"/>
        </w:rPr>
      </w:r>
    </w:p>
    <w:p w:rsidR="00000000" w:rsidDel="00000000" w:rsidP="00000000" w:rsidRDefault="00000000" w:rsidRPr="00000000" w14:paraId="00000193">
      <w:pPr>
        <w:numPr>
          <w:ilvl w:val="0"/>
          <w:numId w:val="1"/>
        </w:numPr>
        <w:spacing w:after="0" w:afterAutospacing="0" w:before="180" w:line="360" w:lineRule="auto"/>
        <w:ind w:left="720" w:hanging="360"/>
      </w:pPr>
      <w:r w:rsidDel="00000000" w:rsidR="00000000" w:rsidRPr="00000000">
        <w:rPr>
          <w:rFonts w:ascii="Roboto" w:cs="Roboto" w:eastAsia="Roboto" w:hAnsi="Roboto"/>
          <w:color w:val="111111"/>
          <w:sz w:val="24"/>
          <w:szCs w:val="24"/>
          <w:rtl w:val="0"/>
        </w:rPr>
        <w:t xml:space="preserve">Performance: The website needs to be fast and respond immediately to user requests. It also needs to be able to handle a large number of transactions simultaneously.</w:t>
      </w:r>
    </w:p>
    <w:p w:rsidR="00000000" w:rsidDel="00000000" w:rsidP="00000000" w:rsidRDefault="00000000" w:rsidRPr="00000000" w14:paraId="00000194">
      <w:pPr>
        <w:numPr>
          <w:ilvl w:val="0"/>
          <w:numId w:val="1"/>
        </w:numPr>
        <w:spacing w:after="0" w:afterAutospacing="0" w:before="0" w:beforeAutospacing="0" w:line="360" w:lineRule="auto"/>
        <w:ind w:left="720" w:hanging="360"/>
      </w:pPr>
      <w:r w:rsidDel="00000000" w:rsidR="00000000" w:rsidRPr="00000000">
        <w:rPr>
          <w:rFonts w:ascii="Roboto" w:cs="Roboto" w:eastAsia="Roboto" w:hAnsi="Roboto"/>
          <w:color w:val="111111"/>
          <w:sz w:val="24"/>
          <w:szCs w:val="24"/>
          <w:rtl w:val="0"/>
        </w:rPr>
        <w:t xml:space="preserve">Reliability: Websites need to operate reliably, with minimal downtime and as few errors as possible. </w:t>
      </w:r>
    </w:p>
    <w:p w:rsidR="00000000" w:rsidDel="00000000" w:rsidP="00000000" w:rsidRDefault="00000000" w:rsidRPr="00000000" w14:paraId="00000195">
      <w:pPr>
        <w:numPr>
          <w:ilvl w:val="0"/>
          <w:numId w:val="1"/>
        </w:numPr>
        <w:spacing w:after="0" w:afterAutospacing="0" w:before="0" w:beforeAutospacing="0" w:line="360" w:lineRule="auto"/>
        <w:ind w:left="720" w:hanging="360"/>
      </w:pPr>
      <w:r w:rsidDel="00000000" w:rsidR="00000000" w:rsidRPr="00000000">
        <w:rPr>
          <w:rFonts w:ascii="Roboto" w:cs="Roboto" w:eastAsia="Roboto" w:hAnsi="Roboto"/>
          <w:color w:val="111111"/>
          <w:sz w:val="24"/>
          <w:szCs w:val="24"/>
          <w:rtl w:val="0"/>
        </w:rPr>
        <w:t xml:space="preserve">Security: Customer data and payment information need to be protected from attacks and information leaks. Websites also need to comply with data security regulations</w:t>
      </w:r>
    </w:p>
    <w:p w:rsidR="00000000" w:rsidDel="00000000" w:rsidP="00000000" w:rsidRDefault="00000000" w:rsidRPr="00000000" w14:paraId="00000196">
      <w:pPr>
        <w:numPr>
          <w:ilvl w:val="0"/>
          <w:numId w:val="1"/>
        </w:numPr>
        <w:spacing w:after="0" w:afterAutospacing="0" w:before="0" w:beforeAutospacing="0" w:line="360" w:lineRule="auto"/>
        <w:ind w:left="720" w:hanging="360"/>
      </w:pPr>
      <w:r w:rsidDel="00000000" w:rsidR="00000000" w:rsidRPr="00000000">
        <w:rPr>
          <w:rFonts w:ascii="Roboto" w:cs="Roboto" w:eastAsia="Roboto" w:hAnsi="Roboto"/>
          <w:color w:val="111111"/>
          <w:sz w:val="24"/>
          <w:szCs w:val="24"/>
          <w:rtl w:val="0"/>
        </w:rPr>
        <w:t xml:space="preserve">Scalability: The website needs to be scalable to meet the increasing demands of users and transactions.</w:t>
      </w:r>
    </w:p>
    <w:p w:rsidR="00000000" w:rsidDel="00000000" w:rsidP="00000000" w:rsidRDefault="00000000" w:rsidRPr="00000000" w14:paraId="00000197">
      <w:pPr>
        <w:numPr>
          <w:ilvl w:val="0"/>
          <w:numId w:val="1"/>
        </w:numPr>
        <w:spacing w:after="0" w:afterAutospacing="0" w:before="0" w:beforeAutospacing="0" w:line="360" w:lineRule="auto"/>
        <w:ind w:left="720" w:hanging="360"/>
      </w:pPr>
      <w:r w:rsidDel="00000000" w:rsidR="00000000" w:rsidRPr="00000000">
        <w:rPr>
          <w:rFonts w:ascii="Roboto" w:cs="Roboto" w:eastAsia="Roboto" w:hAnsi="Roboto"/>
          <w:color w:val="111111"/>
          <w:sz w:val="24"/>
          <w:szCs w:val="24"/>
          <w:rtl w:val="0"/>
        </w:rPr>
        <w:t xml:space="preserve">Ease of use: The user interface needs to be friendly and easy to use, even for those who have no experience with technology.</w:t>
      </w:r>
    </w:p>
    <w:p w:rsidR="00000000" w:rsidDel="00000000" w:rsidP="00000000" w:rsidRDefault="00000000" w:rsidRPr="00000000" w14:paraId="00000198">
      <w:pPr>
        <w:numPr>
          <w:ilvl w:val="0"/>
          <w:numId w:val="1"/>
        </w:numPr>
        <w:spacing w:after="0" w:afterAutospacing="0" w:before="0" w:beforeAutospacing="0" w:line="360" w:lineRule="auto"/>
        <w:ind w:left="720" w:hanging="360"/>
      </w:pPr>
      <w:r w:rsidDel="00000000" w:rsidR="00000000" w:rsidRPr="00000000">
        <w:rPr>
          <w:rFonts w:ascii="Roboto" w:cs="Roboto" w:eastAsia="Roboto" w:hAnsi="Roboto"/>
          <w:color w:val="111111"/>
          <w:sz w:val="24"/>
          <w:szCs w:val="24"/>
          <w:rtl w:val="0"/>
        </w:rPr>
        <w:t xml:space="preserve">Integration: The website should be easy to integrate with other systems such as online payment or delivery systems.</w:t>
      </w:r>
    </w:p>
    <w:p w:rsidR="00000000" w:rsidDel="00000000" w:rsidP="00000000" w:rsidRDefault="00000000" w:rsidRPr="00000000" w14:paraId="00000199">
      <w:pPr>
        <w:numPr>
          <w:ilvl w:val="0"/>
          <w:numId w:val="1"/>
        </w:numPr>
        <w:spacing w:after="0" w:afterAutospacing="0" w:before="0" w:beforeAutospacing="0" w:line="360" w:lineRule="auto"/>
        <w:ind w:left="720" w:hanging="360"/>
      </w:pPr>
      <w:r w:rsidDel="00000000" w:rsidR="00000000" w:rsidRPr="00000000">
        <w:rPr>
          <w:rFonts w:ascii="Roboto" w:cs="Roboto" w:eastAsia="Roboto" w:hAnsi="Roboto"/>
          <w:color w:val="111111"/>
          <w:sz w:val="24"/>
          <w:szCs w:val="24"/>
          <w:rtl w:val="0"/>
        </w:rPr>
        <w:t xml:space="preserve">Compatibility: The website needs to operate efficiently on all popular web browsers and must be optimized for both desktop and mobile devices..</w:t>
      </w:r>
    </w:p>
    <w:p w:rsidR="00000000" w:rsidDel="00000000" w:rsidP="00000000" w:rsidRDefault="00000000" w:rsidRPr="00000000" w14:paraId="0000019A">
      <w:pPr>
        <w:numPr>
          <w:ilvl w:val="0"/>
          <w:numId w:val="1"/>
        </w:numPr>
        <w:spacing w:before="0" w:beforeAutospacing="0" w:line="360" w:lineRule="auto"/>
        <w:ind w:left="720" w:hanging="360"/>
      </w:pPr>
      <w:r w:rsidDel="00000000" w:rsidR="00000000" w:rsidRPr="00000000">
        <w:rPr>
          <w:rFonts w:ascii="Roboto" w:cs="Roboto" w:eastAsia="Roboto" w:hAnsi="Roboto"/>
          <w:color w:val="111111"/>
          <w:sz w:val="24"/>
          <w:szCs w:val="24"/>
          <w:rtl w:val="0"/>
        </w:rPr>
        <w:t xml:space="preserve">Maintenance and support: The website needs to be easy to maintain and upgrade. In addition, technical support needs to be available to resolve any issues that users encounter.</w:t>
      </w:r>
    </w:p>
    <w:p w:rsidR="00000000" w:rsidDel="00000000" w:rsidP="00000000" w:rsidRDefault="00000000" w:rsidRPr="00000000" w14:paraId="0000019B">
      <w:pPr>
        <w:spacing w:line="36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7. THE USER REQUIREMENT ANALYSIS</w:t>
      </w:r>
    </w:p>
    <w:p w:rsidR="00000000" w:rsidDel="00000000" w:rsidP="00000000" w:rsidRDefault="00000000" w:rsidRPr="00000000" w14:paraId="0000019C">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7.1 Business Function Diagram</w:t>
      </w:r>
      <w:r w:rsidDel="00000000" w:rsidR="00000000" w:rsidRPr="00000000">
        <w:rPr>
          <w:rtl w:val="0"/>
        </w:rPr>
      </w:r>
    </w:p>
    <w:p w:rsidR="00000000" w:rsidDel="00000000" w:rsidP="00000000" w:rsidRDefault="00000000" w:rsidRPr="00000000" w14:paraId="0000019D">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943600" cy="2895600"/>
            <wp:effectExtent b="0" l="0" r="0" t="0"/>
            <wp:docPr id="9" name="image10.png"/>
            <a:graphic>
              <a:graphicData uri="http://schemas.openxmlformats.org/drawingml/2006/picture">
                <pic:pic>
                  <pic:nvPicPr>
                    <pic:cNvPr id="0" name="image10.png"/>
                    <pic:cNvPicPr preferRelativeResize="0"/>
                  </pic:nvPicPr>
                  <pic:blipFill>
                    <a:blip r:embed="rId19"/>
                    <a:srcRect b="0" l="0" r="0" t="0"/>
                    <a:stretch>
                      <a:fillRect/>
                    </a:stretch>
                  </pic:blipFill>
                  <pic:spPr>
                    <a:xfrm>
                      <a:off x="0" y="0"/>
                      <a:ext cx="594360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19E">
      <w:pPr>
        <w:spacing w:line="36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7.2 Context Model</w:t>
      </w:r>
    </w:p>
    <w:p w:rsidR="00000000" w:rsidDel="00000000" w:rsidP="00000000" w:rsidRDefault="00000000" w:rsidRPr="00000000" w14:paraId="0000019F">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a) Context Model</w:t>
      </w:r>
      <w:r w:rsidDel="00000000" w:rsidR="00000000" w:rsidRPr="00000000">
        <w:rPr>
          <w:rtl w:val="0"/>
        </w:rPr>
      </w:r>
    </w:p>
    <w:p w:rsidR="00000000" w:rsidDel="00000000" w:rsidP="00000000" w:rsidRDefault="00000000" w:rsidRPr="00000000" w14:paraId="000001A0">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943600" cy="6362700"/>
            <wp:effectExtent b="0" l="0" r="0" t="0"/>
            <wp:docPr id="11" name="image2.png"/>
            <a:graphic>
              <a:graphicData uri="http://schemas.openxmlformats.org/drawingml/2006/picture">
                <pic:pic>
                  <pic:nvPicPr>
                    <pic:cNvPr id="0" name="image2.png"/>
                    <pic:cNvPicPr preferRelativeResize="0"/>
                  </pic:nvPicPr>
                  <pic:blipFill>
                    <a:blip r:embed="rId20"/>
                    <a:srcRect b="0" l="0" r="0" t="0"/>
                    <a:stretch>
                      <a:fillRect/>
                    </a:stretch>
                  </pic:blipFill>
                  <pic:spPr>
                    <a:xfrm>
                      <a:off x="0" y="0"/>
                      <a:ext cx="5943600" cy="6362700"/>
                    </a:xfrm>
                    <a:prstGeom prst="rect"/>
                    <a:ln/>
                  </pic:spPr>
                </pic:pic>
              </a:graphicData>
            </a:graphic>
          </wp:inline>
        </w:drawing>
      </w: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1A1">
      <w:pPr>
        <w:spacing w:line="36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A2">
      <w:pPr>
        <w:spacing w:line="36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A3">
      <w:pPr>
        <w:spacing w:line="36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b) System Context Description</w:t>
      </w:r>
    </w:p>
    <w:p w:rsidR="00000000" w:rsidDel="00000000" w:rsidP="00000000" w:rsidRDefault="00000000" w:rsidRPr="00000000" w14:paraId="000001A4">
      <w:pPr>
        <w:spacing w:after="240" w:before="240" w:line="276" w:lineRule="auto"/>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 description: for customers to easily use the service of ordering water, paying, printing invoices, saving information. Manage and track shop sales. Confidentiality and safety, calculation, updating of information.</w:t>
      </w:r>
    </w:p>
    <w:p w:rsidR="00000000" w:rsidDel="00000000" w:rsidP="00000000" w:rsidRDefault="00000000" w:rsidRPr="00000000" w14:paraId="000001A5">
      <w:pPr>
        <w:spacing w:line="360" w:lineRule="auto"/>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A6">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7.3 List of Actor</w:t>
      </w:r>
      <w:r w:rsidDel="00000000" w:rsidR="00000000" w:rsidRPr="00000000">
        <w:rPr>
          <w:rtl w:val="0"/>
        </w:rPr>
      </w:r>
    </w:p>
    <w:p w:rsidR="00000000" w:rsidDel="00000000" w:rsidP="00000000" w:rsidRDefault="00000000" w:rsidRPr="00000000" w14:paraId="000001A7">
      <w:pPr>
        <w:spacing w:line="360" w:lineRule="auto"/>
        <w:jc w:val="both"/>
        <w:rPr>
          <w:rFonts w:ascii="Times New Roman" w:cs="Times New Roman" w:eastAsia="Times New Roman" w:hAnsi="Times New Roman"/>
          <w:color w:val="202124"/>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-Cashier: </w:t>
      </w:r>
      <w:r w:rsidDel="00000000" w:rsidR="00000000" w:rsidRPr="00000000">
        <w:rPr>
          <w:rFonts w:ascii="Times New Roman" w:cs="Times New Roman" w:eastAsia="Times New Roman" w:hAnsi="Times New Roman"/>
          <w:color w:val="202124"/>
          <w:sz w:val="26"/>
          <w:szCs w:val="26"/>
          <w:highlight w:val="white"/>
          <w:rtl w:val="0"/>
        </w:rPr>
        <w:t xml:space="preserve">The person who carries out transactions and payment activities when customers come to shop or use services at the store.</w:t>
      </w:r>
    </w:p>
    <w:p w:rsidR="00000000" w:rsidDel="00000000" w:rsidP="00000000" w:rsidRDefault="00000000" w:rsidRPr="00000000" w14:paraId="000001A8">
      <w:pPr>
        <w:spacing w:after="240" w:before="240" w:line="240" w:lineRule="auto"/>
        <w:jc w:val="both"/>
        <w:rPr>
          <w:rFonts w:ascii="Times New Roman" w:cs="Times New Roman" w:eastAsia="Times New Roman" w:hAnsi="Times New Roman"/>
          <w:color w:val="202124"/>
          <w:sz w:val="26"/>
          <w:szCs w:val="26"/>
          <w:highlight w:val="white"/>
        </w:rPr>
      </w:pPr>
      <w:r w:rsidDel="00000000" w:rsidR="00000000" w:rsidRPr="00000000">
        <w:rPr>
          <w:rFonts w:ascii="Times New Roman" w:cs="Times New Roman" w:eastAsia="Times New Roman" w:hAnsi="Times New Roman"/>
          <w:color w:val="202124"/>
          <w:sz w:val="26"/>
          <w:szCs w:val="26"/>
          <w:highlight w:val="white"/>
          <w:rtl w:val="0"/>
        </w:rPr>
        <w:t xml:space="preserve"> -Client: Organizations or individuals wishing to purchase goods.</w:t>
      </w:r>
    </w:p>
    <w:p w:rsidR="00000000" w:rsidDel="00000000" w:rsidP="00000000" w:rsidRDefault="00000000" w:rsidRPr="00000000" w14:paraId="000001A9">
      <w:pPr>
        <w:spacing w:after="240" w:before="240" w:line="240" w:lineRule="auto"/>
        <w:jc w:val="both"/>
        <w:rPr>
          <w:rFonts w:ascii="Times New Roman" w:cs="Times New Roman" w:eastAsia="Times New Roman" w:hAnsi="Times New Roman"/>
          <w:color w:val="202124"/>
          <w:sz w:val="26"/>
          <w:szCs w:val="26"/>
          <w:highlight w:val="white"/>
        </w:rPr>
      </w:pPr>
      <w:r w:rsidDel="00000000" w:rsidR="00000000" w:rsidRPr="00000000">
        <w:rPr>
          <w:rFonts w:ascii="Times New Roman" w:cs="Times New Roman" w:eastAsia="Times New Roman" w:hAnsi="Times New Roman"/>
          <w:color w:val="202124"/>
          <w:sz w:val="26"/>
          <w:szCs w:val="26"/>
          <w:highlight w:val="white"/>
          <w:rtl w:val="0"/>
        </w:rPr>
        <w:t xml:space="preserve">-Staff: </w:t>
      </w:r>
      <w:r w:rsidDel="00000000" w:rsidR="00000000" w:rsidRPr="00000000">
        <w:rPr>
          <w:rFonts w:ascii="Times New Roman" w:cs="Times New Roman" w:eastAsia="Times New Roman" w:hAnsi="Times New Roman"/>
          <w:color w:val="202124"/>
          <w:sz w:val="26"/>
          <w:szCs w:val="26"/>
          <w:shd w:fill="f8f9fa" w:val="clear"/>
          <w:rtl w:val="0"/>
        </w:rPr>
        <w:t xml:space="preserve">Clean up, make water</w:t>
      </w:r>
      <w:r w:rsidDel="00000000" w:rsidR="00000000" w:rsidRPr="00000000">
        <w:rPr>
          <w:rtl w:val="0"/>
        </w:rPr>
      </w:r>
    </w:p>
    <w:p w:rsidR="00000000" w:rsidDel="00000000" w:rsidP="00000000" w:rsidRDefault="00000000" w:rsidRPr="00000000" w14:paraId="000001AA">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-Manager:</w:t>
      </w:r>
      <w:r w:rsidDel="00000000" w:rsidR="00000000" w:rsidRPr="00000000">
        <w:rPr>
          <w:rFonts w:ascii="Times New Roman" w:cs="Times New Roman" w:eastAsia="Times New Roman" w:hAnsi="Times New Roman"/>
          <w:color w:val="202124"/>
          <w:sz w:val="26"/>
          <w:szCs w:val="26"/>
          <w:shd w:fill="f8f9fa" w:val="clear"/>
          <w:rtl w:val="0"/>
        </w:rPr>
        <w:t xml:space="preserve">-A manager is someone who plans, organizes, leads and controls the work of others.</w:t>
      </w:r>
      <w:r w:rsidDel="00000000" w:rsidR="00000000" w:rsidRPr="00000000">
        <w:rPr>
          <w:rtl w:val="0"/>
        </w:rPr>
      </w:r>
    </w:p>
    <w:p w:rsidR="00000000" w:rsidDel="00000000" w:rsidP="00000000" w:rsidRDefault="00000000" w:rsidRPr="00000000" w14:paraId="000001AB">
      <w:pPr>
        <w:spacing w:line="36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7.4. List of Use Cases</w:t>
      </w:r>
    </w:p>
    <w:p w:rsidR="00000000" w:rsidDel="00000000" w:rsidP="00000000" w:rsidRDefault="00000000" w:rsidRPr="00000000" w14:paraId="000001AC">
      <w:pPr>
        <w:spacing w:after="240" w:before="240" w:line="36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w:t>
      </w:r>
    </w:p>
    <w:tbl>
      <w:tblPr>
        <w:tblStyle w:val="Table7"/>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95.1181102362204"/>
        <w:gridCol w:w="5527.559055118109"/>
        <w:gridCol w:w="2137.3228346456694"/>
        <w:tblGridChange w:id="0">
          <w:tblGrid>
            <w:gridCol w:w="1695.1181102362204"/>
            <w:gridCol w:w="5527.559055118109"/>
            <w:gridCol w:w="2137.3228346456694"/>
          </w:tblGrid>
        </w:tblGridChange>
      </w:tblGrid>
      <w:tr>
        <w:trPr>
          <w:cantSplit w:val="0"/>
          <w:trHeight w:val="405" w:hRule="atLeast"/>
          <w:tblHeader w:val="0"/>
        </w:trPr>
        <w:tc>
          <w:tcPr>
            <w:tcBorders>
              <w:top w:color="000000" w:space="0" w:sz="5" w:val="single"/>
              <w:left w:color="000000" w:space="0" w:sz="5" w:val="single"/>
              <w:bottom w:color="000000" w:space="0" w:sz="5" w:val="single"/>
              <w:right w:color="000000" w:space="0" w:sz="0" w:val="nil"/>
            </w:tcBorders>
            <w:shd w:fill="000000" w:val="clear"/>
            <w:tcMar>
              <w:top w:w="0.0" w:type="dxa"/>
              <w:left w:w="100.0" w:type="dxa"/>
              <w:bottom w:w="0.0" w:type="dxa"/>
              <w:right w:w="100.0" w:type="dxa"/>
            </w:tcMar>
            <w:vAlign w:val="top"/>
          </w:tcPr>
          <w:p w:rsidR="00000000" w:rsidDel="00000000" w:rsidP="00000000" w:rsidRDefault="00000000" w:rsidRPr="00000000" w14:paraId="000001AD">
            <w:pPr>
              <w:spacing w:after="240" w:before="240" w:line="360" w:lineRule="auto"/>
              <w:jc w:val="center"/>
              <w:rPr>
                <w:rFonts w:ascii="Times New Roman" w:cs="Times New Roman" w:eastAsia="Times New Roman" w:hAnsi="Times New Roman"/>
                <w:b w:val="1"/>
                <w:color w:val="ffffff"/>
                <w:sz w:val="26"/>
                <w:szCs w:val="26"/>
              </w:rPr>
            </w:pPr>
            <w:r w:rsidDel="00000000" w:rsidR="00000000" w:rsidRPr="00000000">
              <w:rPr>
                <w:rFonts w:ascii="Times New Roman" w:cs="Times New Roman" w:eastAsia="Times New Roman" w:hAnsi="Times New Roman"/>
                <w:b w:val="1"/>
                <w:color w:val="ffffff"/>
                <w:sz w:val="26"/>
                <w:szCs w:val="26"/>
                <w:rtl w:val="0"/>
              </w:rPr>
              <w:t xml:space="preserve">Use case ID</w:t>
            </w:r>
          </w:p>
        </w:tc>
        <w:tc>
          <w:tcPr>
            <w:tcBorders>
              <w:top w:color="000000" w:space="0" w:sz="5" w:val="single"/>
              <w:left w:color="000000" w:space="0" w:sz="0" w:val="nil"/>
              <w:bottom w:color="000000" w:space="0" w:sz="5" w:val="single"/>
              <w:right w:color="000000" w:space="0" w:sz="0" w:val="nil"/>
            </w:tcBorders>
            <w:shd w:fill="000000" w:val="clear"/>
            <w:tcMar>
              <w:top w:w="0.0" w:type="dxa"/>
              <w:left w:w="100.0" w:type="dxa"/>
              <w:bottom w:w="0.0" w:type="dxa"/>
              <w:right w:w="100.0" w:type="dxa"/>
            </w:tcMar>
            <w:vAlign w:val="top"/>
          </w:tcPr>
          <w:p w:rsidR="00000000" w:rsidDel="00000000" w:rsidP="00000000" w:rsidRDefault="00000000" w:rsidRPr="00000000" w14:paraId="000001AE">
            <w:pPr>
              <w:spacing w:after="240" w:before="240" w:line="360" w:lineRule="auto"/>
              <w:jc w:val="center"/>
              <w:rPr>
                <w:rFonts w:ascii="Times New Roman" w:cs="Times New Roman" w:eastAsia="Times New Roman" w:hAnsi="Times New Roman"/>
                <w:b w:val="1"/>
                <w:color w:val="ffffff"/>
                <w:sz w:val="26"/>
                <w:szCs w:val="26"/>
              </w:rPr>
            </w:pPr>
            <w:r w:rsidDel="00000000" w:rsidR="00000000" w:rsidRPr="00000000">
              <w:rPr>
                <w:rFonts w:ascii="Times New Roman" w:cs="Times New Roman" w:eastAsia="Times New Roman" w:hAnsi="Times New Roman"/>
                <w:b w:val="1"/>
                <w:color w:val="ffffff"/>
                <w:sz w:val="26"/>
                <w:szCs w:val="26"/>
                <w:rtl w:val="0"/>
              </w:rPr>
              <w:t xml:space="preserve">Use case name</w:t>
            </w:r>
          </w:p>
        </w:tc>
        <w:tc>
          <w:tcPr>
            <w:tcBorders>
              <w:top w:color="000000" w:space="0" w:sz="5" w:val="single"/>
              <w:left w:color="000000" w:space="0" w:sz="0" w:val="nil"/>
              <w:bottom w:color="000000" w:space="0" w:sz="5" w:val="single"/>
              <w:right w:color="000000" w:space="0" w:sz="5" w:val="single"/>
            </w:tcBorders>
            <w:shd w:fill="000000" w:val="clear"/>
            <w:tcMar>
              <w:top w:w="0.0" w:type="dxa"/>
              <w:left w:w="100.0" w:type="dxa"/>
              <w:bottom w:w="0.0" w:type="dxa"/>
              <w:right w:w="100.0" w:type="dxa"/>
            </w:tcMar>
            <w:vAlign w:val="top"/>
          </w:tcPr>
          <w:p w:rsidR="00000000" w:rsidDel="00000000" w:rsidP="00000000" w:rsidRDefault="00000000" w:rsidRPr="00000000" w14:paraId="000001AF">
            <w:pPr>
              <w:spacing w:after="240" w:before="240" w:line="360" w:lineRule="auto"/>
              <w:jc w:val="center"/>
              <w:rPr>
                <w:rFonts w:ascii="Times New Roman" w:cs="Times New Roman" w:eastAsia="Times New Roman" w:hAnsi="Times New Roman"/>
                <w:b w:val="1"/>
                <w:color w:val="ffffff"/>
                <w:sz w:val="26"/>
                <w:szCs w:val="26"/>
              </w:rPr>
            </w:pPr>
            <w:r w:rsidDel="00000000" w:rsidR="00000000" w:rsidRPr="00000000">
              <w:rPr>
                <w:rFonts w:ascii="Times New Roman" w:cs="Times New Roman" w:eastAsia="Times New Roman" w:hAnsi="Times New Roman"/>
                <w:b w:val="1"/>
                <w:color w:val="ffffff"/>
                <w:sz w:val="26"/>
                <w:szCs w:val="26"/>
                <w:rtl w:val="0"/>
              </w:rPr>
              <w:t xml:space="preserve">Functional Req.</w:t>
            </w:r>
          </w:p>
        </w:tc>
      </w:tr>
      <w:tr>
        <w:trPr>
          <w:cantSplit w:val="0"/>
          <w:trHeight w:val="405" w:hRule="atLeast"/>
          <w:tblHeader w:val="0"/>
        </w:trPr>
        <w:tc>
          <w:tcPr>
            <w:tcBorders>
              <w:top w:color="000000" w:space="0" w:sz="0" w:val="nil"/>
              <w:left w:color="666666" w:space="0" w:sz="5" w:val="single"/>
              <w:bottom w:color="666666" w:space="0" w:sz="5" w:val="single"/>
              <w:right w:color="666666" w:space="0" w:sz="5" w:val="single"/>
            </w:tcBorders>
            <w:shd w:fill="cccccc" w:val="clear"/>
            <w:tcMar>
              <w:top w:w="0.0" w:type="dxa"/>
              <w:left w:w="100.0" w:type="dxa"/>
              <w:bottom w:w="0.0" w:type="dxa"/>
              <w:right w:w="100.0" w:type="dxa"/>
            </w:tcMar>
            <w:vAlign w:val="top"/>
          </w:tcPr>
          <w:p w:rsidR="00000000" w:rsidDel="00000000" w:rsidP="00000000" w:rsidRDefault="00000000" w:rsidRPr="00000000" w14:paraId="000001B0">
            <w:pPr>
              <w:spacing w:after="240" w:before="240" w:line="360" w:lineRule="auto"/>
              <w:jc w:val="both"/>
              <w:rPr>
                <w:rFonts w:ascii="Times New Roman" w:cs="Times New Roman" w:eastAsia="Times New Roman" w:hAnsi="Times New Roman"/>
                <w:b w:val="1"/>
                <w:i w:val="1"/>
                <w:sz w:val="26"/>
                <w:szCs w:val="26"/>
              </w:rPr>
            </w:pPr>
            <w:r w:rsidDel="00000000" w:rsidR="00000000" w:rsidRPr="00000000">
              <w:rPr>
                <w:rFonts w:ascii="Times New Roman" w:cs="Times New Roman" w:eastAsia="Times New Roman" w:hAnsi="Times New Roman"/>
                <w:b w:val="1"/>
                <w:i w:val="1"/>
                <w:sz w:val="26"/>
                <w:szCs w:val="26"/>
                <w:rtl w:val="0"/>
              </w:rPr>
              <w:t xml:space="preserve">UC.01</w:t>
            </w:r>
          </w:p>
        </w:tc>
        <w:tc>
          <w:tcPr>
            <w:tcBorders>
              <w:top w:color="000000" w:space="0" w:sz="0" w:val="nil"/>
              <w:left w:color="000000" w:space="0" w:sz="0" w:val="nil"/>
              <w:bottom w:color="666666" w:space="0" w:sz="5" w:val="single"/>
              <w:right w:color="666666" w:space="0" w:sz="5" w:val="single"/>
            </w:tcBorders>
            <w:shd w:fill="cccccc" w:val="clear"/>
            <w:tcMar>
              <w:top w:w="0.0" w:type="dxa"/>
              <w:left w:w="100.0" w:type="dxa"/>
              <w:bottom w:w="0.0" w:type="dxa"/>
              <w:right w:w="100.0" w:type="dxa"/>
            </w:tcMar>
            <w:vAlign w:val="top"/>
          </w:tcPr>
          <w:p w:rsidR="00000000" w:rsidDel="00000000" w:rsidP="00000000" w:rsidRDefault="00000000" w:rsidRPr="00000000" w14:paraId="000001B1">
            <w:pPr>
              <w:spacing w:after="240" w:before="240" w:line="360" w:lineRule="auto"/>
              <w:jc w:val="both"/>
              <w:rPr>
                <w:rFonts w:ascii="Times New Roman" w:cs="Times New Roman" w:eastAsia="Times New Roman" w:hAnsi="Times New Roman"/>
                <w:b w:val="1"/>
                <w:color w:val="1f1f1f"/>
                <w:sz w:val="26"/>
                <w:szCs w:val="26"/>
              </w:rPr>
            </w:pPr>
            <w:r w:rsidDel="00000000" w:rsidR="00000000" w:rsidRPr="00000000">
              <w:rPr>
                <w:rFonts w:ascii="Times New Roman" w:cs="Times New Roman" w:eastAsia="Times New Roman" w:hAnsi="Times New Roman"/>
                <w:b w:val="1"/>
                <w:color w:val="1f1f1f"/>
                <w:sz w:val="26"/>
                <w:szCs w:val="26"/>
                <w:rtl w:val="0"/>
              </w:rPr>
              <w:t xml:space="preserve">View menu</w:t>
            </w:r>
          </w:p>
        </w:tc>
        <w:tc>
          <w:tcPr>
            <w:tcBorders>
              <w:top w:color="000000" w:space="0" w:sz="0" w:val="nil"/>
              <w:left w:color="000000" w:space="0" w:sz="0" w:val="nil"/>
              <w:bottom w:color="666666" w:space="0" w:sz="5" w:val="single"/>
              <w:right w:color="666666" w:space="0" w:sz="5" w:val="single"/>
            </w:tcBorders>
            <w:shd w:fill="cccccc" w:val="clear"/>
            <w:tcMar>
              <w:top w:w="0.0" w:type="dxa"/>
              <w:left w:w="100.0" w:type="dxa"/>
              <w:bottom w:w="0.0" w:type="dxa"/>
              <w:right w:w="100.0" w:type="dxa"/>
            </w:tcMar>
            <w:vAlign w:val="top"/>
          </w:tcPr>
          <w:p w:rsidR="00000000" w:rsidDel="00000000" w:rsidP="00000000" w:rsidRDefault="00000000" w:rsidRPr="00000000" w14:paraId="000001B2">
            <w:pPr>
              <w:spacing w:after="240" w:before="240" w:line="360" w:lineRule="auto"/>
              <w:jc w:val="both"/>
              <w:rPr>
                <w:rFonts w:ascii="Times New Roman" w:cs="Times New Roman" w:eastAsia="Times New Roman" w:hAnsi="Times New Roman"/>
                <w:b w:val="1"/>
                <w:i w:val="1"/>
                <w:sz w:val="26"/>
                <w:szCs w:val="26"/>
              </w:rPr>
            </w:pPr>
            <w:r w:rsidDel="00000000" w:rsidR="00000000" w:rsidRPr="00000000">
              <w:rPr>
                <w:rFonts w:ascii="Times New Roman" w:cs="Times New Roman" w:eastAsia="Times New Roman" w:hAnsi="Times New Roman"/>
                <w:b w:val="1"/>
                <w:i w:val="1"/>
                <w:sz w:val="26"/>
                <w:szCs w:val="26"/>
                <w:rtl w:val="0"/>
              </w:rPr>
              <w:t xml:space="preserve">FR1.1</w:t>
            </w:r>
          </w:p>
        </w:tc>
      </w:tr>
      <w:tr>
        <w:trPr>
          <w:cantSplit w:val="0"/>
          <w:trHeight w:val="405" w:hRule="atLeast"/>
          <w:tblHeader w:val="0"/>
        </w:trPr>
        <w:tc>
          <w:tcPr>
            <w:tcBorders>
              <w:top w:color="000000" w:space="0" w:sz="0" w:val="nil"/>
              <w:left w:color="666666" w:space="0" w:sz="5" w:val="single"/>
              <w:bottom w:color="666666" w:space="0" w:sz="5" w:val="single"/>
              <w:right w:color="666666" w:space="0" w:sz="5" w:val="single"/>
            </w:tcBorders>
            <w:tcMar>
              <w:top w:w="0.0" w:type="dxa"/>
              <w:left w:w="100.0" w:type="dxa"/>
              <w:bottom w:w="0.0" w:type="dxa"/>
              <w:right w:w="100.0" w:type="dxa"/>
            </w:tcMar>
            <w:vAlign w:val="top"/>
          </w:tcPr>
          <w:p w:rsidR="00000000" w:rsidDel="00000000" w:rsidP="00000000" w:rsidRDefault="00000000" w:rsidRPr="00000000" w14:paraId="000001B3">
            <w:pPr>
              <w:spacing w:after="240" w:before="240" w:line="360" w:lineRule="auto"/>
              <w:jc w:val="both"/>
              <w:rPr>
                <w:rFonts w:ascii="Times New Roman" w:cs="Times New Roman" w:eastAsia="Times New Roman" w:hAnsi="Times New Roman"/>
                <w:b w:val="1"/>
                <w:i w:val="1"/>
                <w:sz w:val="26"/>
                <w:szCs w:val="26"/>
              </w:rPr>
            </w:pPr>
            <w:r w:rsidDel="00000000" w:rsidR="00000000" w:rsidRPr="00000000">
              <w:rPr>
                <w:rFonts w:ascii="Times New Roman" w:cs="Times New Roman" w:eastAsia="Times New Roman" w:hAnsi="Times New Roman"/>
                <w:b w:val="1"/>
                <w:i w:val="1"/>
                <w:sz w:val="26"/>
                <w:szCs w:val="26"/>
                <w:rtl w:val="0"/>
              </w:rPr>
              <w:t xml:space="preserve">UC.02</w:t>
            </w:r>
          </w:p>
        </w:tc>
        <w:tc>
          <w:tcPr>
            <w:tcBorders>
              <w:top w:color="000000" w:space="0" w:sz="0" w:val="nil"/>
              <w:left w:color="000000" w:space="0" w:sz="0" w:val="nil"/>
              <w:bottom w:color="666666" w:space="0" w:sz="5" w:val="single"/>
              <w:right w:color="666666" w:space="0" w:sz="5" w:val="single"/>
            </w:tcBorders>
            <w:tcMar>
              <w:top w:w="0.0" w:type="dxa"/>
              <w:left w:w="100.0" w:type="dxa"/>
              <w:bottom w:w="0.0" w:type="dxa"/>
              <w:right w:w="100.0" w:type="dxa"/>
            </w:tcMar>
            <w:vAlign w:val="top"/>
          </w:tcPr>
          <w:p w:rsidR="00000000" w:rsidDel="00000000" w:rsidP="00000000" w:rsidRDefault="00000000" w:rsidRPr="00000000" w14:paraId="000001B4">
            <w:pPr>
              <w:spacing w:after="240" w:before="24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color w:val="1f1f1f"/>
                <w:sz w:val="26"/>
                <w:szCs w:val="26"/>
                <w:rtl w:val="0"/>
              </w:rPr>
              <w:t xml:space="preserve">Choosing Food &amp; Drinks </w:t>
            </w:r>
            <w:r w:rsidDel="00000000" w:rsidR="00000000" w:rsidRPr="00000000">
              <w:rPr>
                <w:rFonts w:ascii="Times New Roman" w:cs="Times New Roman" w:eastAsia="Times New Roman" w:hAnsi="Times New Roman"/>
                <w:b w:val="1"/>
                <w:sz w:val="28"/>
                <w:szCs w:val="28"/>
                <w:rtl w:val="0"/>
              </w:rPr>
              <w:t xml:space="preserve"> </w:t>
            </w:r>
          </w:p>
        </w:tc>
        <w:tc>
          <w:tcPr>
            <w:tcBorders>
              <w:top w:color="000000" w:space="0" w:sz="0" w:val="nil"/>
              <w:left w:color="000000" w:space="0" w:sz="0" w:val="nil"/>
              <w:bottom w:color="666666" w:space="0" w:sz="5" w:val="single"/>
              <w:right w:color="666666" w:space="0" w:sz="5" w:val="single"/>
            </w:tcBorders>
            <w:tcMar>
              <w:top w:w="0.0" w:type="dxa"/>
              <w:left w:w="100.0" w:type="dxa"/>
              <w:bottom w:w="0.0" w:type="dxa"/>
              <w:right w:w="100.0" w:type="dxa"/>
            </w:tcMar>
            <w:vAlign w:val="top"/>
          </w:tcPr>
          <w:p w:rsidR="00000000" w:rsidDel="00000000" w:rsidP="00000000" w:rsidRDefault="00000000" w:rsidRPr="00000000" w14:paraId="000001B5">
            <w:pPr>
              <w:spacing w:after="240" w:before="240" w:line="360" w:lineRule="auto"/>
              <w:jc w:val="both"/>
              <w:rPr>
                <w:rFonts w:ascii="Times New Roman" w:cs="Times New Roman" w:eastAsia="Times New Roman" w:hAnsi="Times New Roman"/>
                <w:b w:val="1"/>
                <w:i w:val="1"/>
                <w:sz w:val="26"/>
                <w:szCs w:val="26"/>
              </w:rPr>
            </w:pPr>
            <w:r w:rsidDel="00000000" w:rsidR="00000000" w:rsidRPr="00000000">
              <w:rPr>
                <w:rFonts w:ascii="Times New Roman" w:cs="Times New Roman" w:eastAsia="Times New Roman" w:hAnsi="Times New Roman"/>
                <w:b w:val="1"/>
                <w:i w:val="1"/>
                <w:sz w:val="26"/>
                <w:szCs w:val="26"/>
                <w:rtl w:val="0"/>
              </w:rPr>
              <w:t xml:space="preserve">FR1.2</w:t>
            </w:r>
          </w:p>
        </w:tc>
      </w:tr>
      <w:tr>
        <w:trPr>
          <w:cantSplit w:val="0"/>
          <w:trHeight w:val="405" w:hRule="atLeast"/>
          <w:tblHeader w:val="0"/>
        </w:trPr>
        <w:tc>
          <w:tcPr>
            <w:tcBorders>
              <w:top w:color="000000" w:space="0" w:sz="0" w:val="nil"/>
              <w:left w:color="666666" w:space="0" w:sz="5" w:val="single"/>
              <w:bottom w:color="666666" w:space="0" w:sz="5" w:val="single"/>
              <w:right w:color="666666" w:space="0" w:sz="5" w:val="single"/>
            </w:tcBorders>
            <w:shd w:fill="cccccc" w:val="clear"/>
            <w:tcMar>
              <w:top w:w="0.0" w:type="dxa"/>
              <w:left w:w="100.0" w:type="dxa"/>
              <w:bottom w:w="0.0" w:type="dxa"/>
              <w:right w:w="100.0" w:type="dxa"/>
            </w:tcMar>
            <w:vAlign w:val="top"/>
          </w:tcPr>
          <w:p w:rsidR="00000000" w:rsidDel="00000000" w:rsidP="00000000" w:rsidRDefault="00000000" w:rsidRPr="00000000" w14:paraId="000001B6">
            <w:pPr>
              <w:spacing w:after="240" w:before="240" w:line="360" w:lineRule="auto"/>
              <w:jc w:val="both"/>
              <w:rPr>
                <w:rFonts w:ascii="Times New Roman" w:cs="Times New Roman" w:eastAsia="Times New Roman" w:hAnsi="Times New Roman"/>
                <w:b w:val="1"/>
                <w:i w:val="1"/>
                <w:sz w:val="26"/>
                <w:szCs w:val="26"/>
              </w:rPr>
            </w:pPr>
            <w:r w:rsidDel="00000000" w:rsidR="00000000" w:rsidRPr="00000000">
              <w:rPr>
                <w:rFonts w:ascii="Times New Roman" w:cs="Times New Roman" w:eastAsia="Times New Roman" w:hAnsi="Times New Roman"/>
                <w:b w:val="1"/>
                <w:i w:val="1"/>
                <w:sz w:val="26"/>
                <w:szCs w:val="26"/>
                <w:rtl w:val="0"/>
              </w:rPr>
              <w:t xml:space="preserve">UC.03</w:t>
            </w:r>
          </w:p>
        </w:tc>
        <w:tc>
          <w:tcPr>
            <w:tcBorders>
              <w:top w:color="000000" w:space="0" w:sz="0" w:val="nil"/>
              <w:left w:color="000000" w:space="0" w:sz="0" w:val="nil"/>
              <w:bottom w:color="666666" w:space="0" w:sz="5" w:val="single"/>
              <w:right w:color="666666" w:space="0" w:sz="5" w:val="single"/>
            </w:tcBorders>
            <w:shd w:fill="cccccc" w:val="clear"/>
            <w:tcMar>
              <w:top w:w="0.0" w:type="dxa"/>
              <w:left w:w="100.0" w:type="dxa"/>
              <w:bottom w:w="0.0" w:type="dxa"/>
              <w:right w:w="100.0" w:type="dxa"/>
            </w:tcMar>
            <w:vAlign w:val="top"/>
          </w:tcPr>
          <w:p w:rsidR="00000000" w:rsidDel="00000000" w:rsidP="00000000" w:rsidRDefault="00000000" w:rsidRPr="00000000" w14:paraId="000001B7">
            <w:pPr>
              <w:spacing w:after="240" w:before="240" w:line="360" w:lineRule="auto"/>
              <w:jc w:val="both"/>
              <w:rPr>
                <w:rFonts w:ascii="Times New Roman" w:cs="Times New Roman" w:eastAsia="Times New Roman" w:hAnsi="Times New Roman"/>
                <w:b w:val="1"/>
                <w:color w:val="1f1f1f"/>
                <w:sz w:val="26"/>
                <w:szCs w:val="26"/>
              </w:rPr>
            </w:pPr>
            <w:r w:rsidDel="00000000" w:rsidR="00000000" w:rsidRPr="00000000">
              <w:rPr>
                <w:rFonts w:ascii="Times New Roman" w:cs="Times New Roman" w:eastAsia="Times New Roman" w:hAnsi="Times New Roman"/>
                <w:b w:val="1"/>
                <w:color w:val="1f1f1f"/>
                <w:sz w:val="26"/>
                <w:szCs w:val="26"/>
                <w:rtl w:val="0"/>
              </w:rPr>
              <w:t xml:space="preserve">View invoice</w:t>
            </w:r>
          </w:p>
        </w:tc>
        <w:tc>
          <w:tcPr>
            <w:tcBorders>
              <w:top w:color="000000" w:space="0" w:sz="0" w:val="nil"/>
              <w:left w:color="000000" w:space="0" w:sz="0" w:val="nil"/>
              <w:bottom w:color="666666" w:space="0" w:sz="5" w:val="single"/>
              <w:right w:color="666666" w:space="0" w:sz="5" w:val="single"/>
            </w:tcBorders>
            <w:shd w:fill="cccccc" w:val="clear"/>
            <w:tcMar>
              <w:top w:w="0.0" w:type="dxa"/>
              <w:left w:w="100.0" w:type="dxa"/>
              <w:bottom w:w="0.0" w:type="dxa"/>
              <w:right w:w="100.0" w:type="dxa"/>
            </w:tcMar>
            <w:vAlign w:val="top"/>
          </w:tcPr>
          <w:p w:rsidR="00000000" w:rsidDel="00000000" w:rsidP="00000000" w:rsidRDefault="00000000" w:rsidRPr="00000000" w14:paraId="000001B8">
            <w:pPr>
              <w:spacing w:after="240" w:before="240" w:line="360" w:lineRule="auto"/>
              <w:jc w:val="both"/>
              <w:rPr>
                <w:rFonts w:ascii="Times New Roman" w:cs="Times New Roman" w:eastAsia="Times New Roman" w:hAnsi="Times New Roman"/>
                <w:b w:val="1"/>
                <w:i w:val="1"/>
                <w:sz w:val="26"/>
                <w:szCs w:val="26"/>
              </w:rPr>
            </w:pPr>
            <w:r w:rsidDel="00000000" w:rsidR="00000000" w:rsidRPr="00000000">
              <w:rPr>
                <w:rFonts w:ascii="Times New Roman" w:cs="Times New Roman" w:eastAsia="Times New Roman" w:hAnsi="Times New Roman"/>
                <w:b w:val="1"/>
                <w:i w:val="1"/>
                <w:sz w:val="26"/>
                <w:szCs w:val="26"/>
                <w:rtl w:val="0"/>
              </w:rPr>
              <w:t xml:space="preserve">FR1.3</w:t>
            </w:r>
          </w:p>
        </w:tc>
      </w:tr>
      <w:tr>
        <w:trPr>
          <w:cantSplit w:val="0"/>
          <w:trHeight w:val="405" w:hRule="atLeast"/>
          <w:tblHeader w:val="0"/>
        </w:trPr>
        <w:tc>
          <w:tcPr>
            <w:tcBorders>
              <w:top w:color="000000" w:space="0" w:sz="0" w:val="nil"/>
              <w:left w:color="666666" w:space="0" w:sz="5" w:val="single"/>
              <w:bottom w:color="666666" w:space="0" w:sz="5" w:val="single"/>
              <w:right w:color="666666" w:space="0" w:sz="5" w:val="single"/>
            </w:tcBorders>
            <w:tcMar>
              <w:top w:w="0.0" w:type="dxa"/>
              <w:left w:w="100.0" w:type="dxa"/>
              <w:bottom w:w="0.0" w:type="dxa"/>
              <w:right w:w="100.0" w:type="dxa"/>
            </w:tcMar>
            <w:vAlign w:val="top"/>
          </w:tcPr>
          <w:p w:rsidR="00000000" w:rsidDel="00000000" w:rsidP="00000000" w:rsidRDefault="00000000" w:rsidRPr="00000000" w14:paraId="000001B9">
            <w:pPr>
              <w:spacing w:after="240" w:before="240" w:line="360" w:lineRule="auto"/>
              <w:jc w:val="both"/>
              <w:rPr>
                <w:rFonts w:ascii="Times New Roman" w:cs="Times New Roman" w:eastAsia="Times New Roman" w:hAnsi="Times New Roman"/>
                <w:b w:val="1"/>
                <w:i w:val="1"/>
                <w:sz w:val="26"/>
                <w:szCs w:val="26"/>
              </w:rPr>
            </w:pPr>
            <w:r w:rsidDel="00000000" w:rsidR="00000000" w:rsidRPr="00000000">
              <w:rPr>
                <w:rFonts w:ascii="Times New Roman" w:cs="Times New Roman" w:eastAsia="Times New Roman" w:hAnsi="Times New Roman"/>
                <w:b w:val="1"/>
                <w:i w:val="1"/>
                <w:sz w:val="26"/>
                <w:szCs w:val="26"/>
                <w:rtl w:val="0"/>
              </w:rPr>
              <w:t xml:space="preserve">UC.04</w:t>
            </w:r>
          </w:p>
        </w:tc>
        <w:tc>
          <w:tcPr>
            <w:tcBorders>
              <w:top w:color="000000" w:space="0" w:sz="0" w:val="nil"/>
              <w:left w:color="000000" w:space="0" w:sz="0" w:val="nil"/>
              <w:bottom w:color="666666" w:space="0" w:sz="5" w:val="single"/>
              <w:right w:color="666666" w:space="0" w:sz="5" w:val="single"/>
            </w:tcBorders>
            <w:tcMar>
              <w:top w:w="0.0" w:type="dxa"/>
              <w:left w:w="100.0" w:type="dxa"/>
              <w:bottom w:w="0.0" w:type="dxa"/>
              <w:right w:w="100.0" w:type="dxa"/>
            </w:tcMar>
            <w:vAlign w:val="top"/>
          </w:tcPr>
          <w:p w:rsidR="00000000" w:rsidDel="00000000" w:rsidP="00000000" w:rsidRDefault="00000000" w:rsidRPr="00000000" w14:paraId="000001BA">
            <w:pPr>
              <w:spacing w:line="360" w:lineRule="auto"/>
              <w:jc w:val="both"/>
              <w:rPr>
                <w:rFonts w:ascii="Times New Roman" w:cs="Times New Roman" w:eastAsia="Times New Roman" w:hAnsi="Times New Roman"/>
                <w:b w:val="1"/>
                <w:color w:val="202124"/>
                <w:sz w:val="26"/>
                <w:szCs w:val="26"/>
                <w:shd w:fill="f8f9fa" w:val="clear"/>
              </w:rPr>
            </w:pPr>
            <w:r w:rsidDel="00000000" w:rsidR="00000000" w:rsidRPr="00000000">
              <w:rPr>
                <w:rFonts w:ascii="Times New Roman" w:cs="Times New Roman" w:eastAsia="Times New Roman" w:hAnsi="Times New Roman"/>
                <w:b w:val="1"/>
                <w:color w:val="202124"/>
                <w:sz w:val="26"/>
                <w:szCs w:val="26"/>
                <w:shd w:fill="f8f9fa" w:val="clear"/>
                <w:rtl w:val="0"/>
              </w:rPr>
              <w:t xml:space="preserve">Select payment method</w:t>
            </w:r>
          </w:p>
        </w:tc>
        <w:tc>
          <w:tcPr>
            <w:tcBorders>
              <w:top w:color="000000" w:space="0" w:sz="0" w:val="nil"/>
              <w:left w:color="000000" w:space="0" w:sz="0" w:val="nil"/>
              <w:bottom w:color="666666" w:space="0" w:sz="5" w:val="single"/>
              <w:right w:color="666666" w:space="0" w:sz="5" w:val="single"/>
            </w:tcBorders>
            <w:tcMar>
              <w:top w:w="0.0" w:type="dxa"/>
              <w:left w:w="100.0" w:type="dxa"/>
              <w:bottom w:w="0.0" w:type="dxa"/>
              <w:right w:w="100.0" w:type="dxa"/>
            </w:tcMar>
            <w:vAlign w:val="top"/>
          </w:tcPr>
          <w:p w:rsidR="00000000" w:rsidDel="00000000" w:rsidP="00000000" w:rsidRDefault="00000000" w:rsidRPr="00000000" w14:paraId="000001BB">
            <w:pPr>
              <w:spacing w:after="240" w:before="240" w:line="360" w:lineRule="auto"/>
              <w:jc w:val="both"/>
              <w:rPr>
                <w:rFonts w:ascii="Times New Roman" w:cs="Times New Roman" w:eastAsia="Times New Roman" w:hAnsi="Times New Roman"/>
                <w:b w:val="1"/>
                <w:i w:val="1"/>
                <w:sz w:val="26"/>
                <w:szCs w:val="26"/>
              </w:rPr>
            </w:pPr>
            <w:r w:rsidDel="00000000" w:rsidR="00000000" w:rsidRPr="00000000">
              <w:rPr>
                <w:rFonts w:ascii="Times New Roman" w:cs="Times New Roman" w:eastAsia="Times New Roman" w:hAnsi="Times New Roman"/>
                <w:b w:val="1"/>
                <w:i w:val="1"/>
                <w:sz w:val="26"/>
                <w:szCs w:val="26"/>
                <w:rtl w:val="0"/>
              </w:rPr>
              <w:t xml:space="preserve">FR1.4</w:t>
            </w:r>
          </w:p>
        </w:tc>
      </w:tr>
      <w:tr>
        <w:trPr>
          <w:cantSplit w:val="0"/>
          <w:trHeight w:val="405" w:hRule="atLeast"/>
          <w:tblHeader w:val="0"/>
        </w:trPr>
        <w:tc>
          <w:tcPr>
            <w:tcBorders>
              <w:top w:color="000000" w:space="0" w:sz="0" w:val="nil"/>
              <w:left w:color="666666" w:space="0" w:sz="5" w:val="single"/>
              <w:bottom w:color="666666" w:space="0" w:sz="5" w:val="single"/>
              <w:right w:color="666666" w:space="0" w:sz="5" w:val="single"/>
            </w:tcBorders>
            <w:shd w:fill="cccccc" w:val="clear"/>
            <w:tcMar>
              <w:top w:w="0.0" w:type="dxa"/>
              <w:left w:w="100.0" w:type="dxa"/>
              <w:bottom w:w="0.0" w:type="dxa"/>
              <w:right w:w="100.0" w:type="dxa"/>
            </w:tcMar>
            <w:vAlign w:val="top"/>
          </w:tcPr>
          <w:p w:rsidR="00000000" w:rsidDel="00000000" w:rsidP="00000000" w:rsidRDefault="00000000" w:rsidRPr="00000000" w14:paraId="000001BC">
            <w:pPr>
              <w:spacing w:after="240" w:before="240" w:line="360" w:lineRule="auto"/>
              <w:jc w:val="both"/>
              <w:rPr>
                <w:rFonts w:ascii="Times New Roman" w:cs="Times New Roman" w:eastAsia="Times New Roman" w:hAnsi="Times New Roman"/>
                <w:b w:val="1"/>
                <w:i w:val="1"/>
                <w:sz w:val="26"/>
                <w:szCs w:val="26"/>
              </w:rPr>
            </w:pPr>
            <w:r w:rsidDel="00000000" w:rsidR="00000000" w:rsidRPr="00000000">
              <w:rPr>
                <w:rFonts w:ascii="Times New Roman" w:cs="Times New Roman" w:eastAsia="Times New Roman" w:hAnsi="Times New Roman"/>
                <w:b w:val="1"/>
                <w:i w:val="1"/>
                <w:sz w:val="26"/>
                <w:szCs w:val="26"/>
                <w:rtl w:val="0"/>
              </w:rPr>
              <w:t xml:space="preserve">UC.05</w:t>
            </w:r>
          </w:p>
        </w:tc>
        <w:tc>
          <w:tcPr>
            <w:tcBorders>
              <w:top w:color="000000" w:space="0" w:sz="0" w:val="nil"/>
              <w:left w:color="000000" w:space="0" w:sz="0" w:val="nil"/>
              <w:bottom w:color="666666" w:space="0" w:sz="5" w:val="single"/>
              <w:right w:color="666666" w:space="0" w:sz="5" w:val="single"/>
            </w:tcBorders>
            <w:shd w:fill="cccccc" w:val="clear"/>
            <w:tcMar>
              <w:top w:w="0.0" w:type="dxa"/>
              <w:left w:w="100.0" w:type="dxa"/>
              <w:bottom w:w="0.0" w:type="dxa"/>
              <w:right w:w="100.0" w:type="dxa"/>
            </w:tcMar>
            <w:vAlign w:val="top"/>
          </w:tcPr>
          <w:p w:rsidR="00000000" w:rsidDel="00000000" w:rsidP="00000000" w:rsidRDefault="00000000" w:rsidRPr="00000000" w14:paraId="000001BD">
            <w:pPr>
              <w:spacing w:after="240" w:before="240" w:line="360" w:lineRule="auto"/>
              <w:jc w:val="both"/>
              <w:rPr>
                <w:rFonts w:ascii="Times New Roman" w:cs="Times New Roman" w:eastAsia="Times New Roman" w:hAnsi="Times New Roman"/>
                <w:b w:val="1"/>
                <w:color w:val="202124"/>
                <w:sz w:val="26"/>
                <w:szCs w:val="26"/>
              </w:rPr>
            </w:pPr>
            <w:r w:rsidDel="00000000" w:rsidR="00000000" w:rsidRPr="00000000">
              <w:rPr>
                <w:rFonts w:ascii="Times New Roman" w:cs="Times New Roman" w:eastAsia="Times New Roman" w:hAnsi="Times New Roman"/>
                <w:b w:val="1"/>
                <w:color w:val="202124"/>
                <w:sz w:val="26"/>
                <w:szCs w:val="26"/>
                <w:rtl w:val="0"/>
              </w:rPr>
              <w:t xml:space="preserve">Notification of receiving food/water</w:t>
            </w:r>
          </w:p>
        </w:tc>
        <w:tc>
          <w:tcPr>
            <w:tcBorders>
              <w:top w:color="000000" w:space="0" w:sz="0" w:val="nil"/>
              <w:left w:color="000000" w:space="0" w:sz="0" w:val="nil"/>
              <w:bottom w:color="666666" w:space="0" w:sz="5" w:val="single"/>
              <w:right w:color="666666" w:space="0" w:sz="5" w:val="single"/>
            </w:tcBorders>
            <w:shd w:fill="cccccc" w:val="clear"/>
            <w:tcMar>
              <w:top w:w="0.0" w:type="dxa"/>
              <w:left w:w="100.0" w:type="dxa"/>
              <w:bottom w:w="0.0" w:type="dxa"/>
              <w:right w:w="100.0" w:type="dxa"/>
            </w:tcMar>
            <w:vAlign w:val="top"/>
          </w:tcPr>
          <w:p w:rsidR="00000000" w:rsidDel="00000000" w:rsidP="00000000" w:rsidRDefault="00000000" w:rsidRPr="00000000" w14:paraId="000001BE">
            <w:pPr>
              <w:spacing w:after="240" w:before="240" w:line="360" w:lineRule="auto"/>
              <w:jc w:val="both"/>
              <w:rPr>
                <w:rFonts w:ascii="Times New Roman" w:cs="Times New Roman" w:eastAsia="Times New Roman" w:hAnsi="Times New Roman"/>
                <w:b w:val="1"/>
                <w:i w:val="1"/>
                <w:sz w:val="26"/>
                <w:szCs w:val="26"/>
              </w:rPr>
            </w:pPr>
            <w:r w:rsidDel="00000000" w:rsidR="00000000" w:rsidRPr="00000000">
              <w:rPr>
                <w:rFonts w:ascii="Times New Roman" w:cs="Times New Roman" w:eastAsia="Times New Roman" w:hAnsi="Times New Roman"/>
                <w:b w:val="1"/>
                <w:i w:val="1"/>
                <w:sz w:val="26"/>
                <w:szCs w:val="26"/>
                <w:rtl w:val="0"/>
              </w:rPr>
              <w:t xml:space="preserve">FR1.5</w:t>
            </w:r>
          </w:p>
        </w:tc>
      </w:tr>
      <w:tr>
        <w:trPr>
          <w:cantSplit w:val="0"/>
          <w:trHeight w:val="405" w:hRule="atLeast"/>
          <w:tblHeader w:val="0"/>
        </w:trPr>
        <w:tc>
          <w:tcPr>
            <w:tcBorders>
              <w:top w:color="000000" w:space="0" w:sz="0" w:val="nil"/>
              <w:left w:color="666666" w:space="0" w:sz="5" w:val="single"/>
              <w:bottom w:color="666666" w:space="0" w:sz="5" w:val="single"/>
              <w:right w:color="666666" w:space="0" w:sz="5" w:val="single"/>
            </w:tcBorders>
            <w:tcMar>
              <w:top w:w="0.0" w:type="dxa"/>
              <w:left w:w="100.0" w:type="dxa"/>
              <w:bottom w:w="0.0" w:type="dxa"/>
              <w:right w:w="100.0" w:type="dxa"/>
            </w:tcMar>
            <w:vAlign w:val="top"/>
          </w:tcPr>
          <w:p w:rsidR="00000000" w:rsidDel="00000000" w:rsidP="00000000" w:rsidRDefault="00000000" w:rsidRPr="00000000" w14:paraId="000001BF">
            <w:pPr>
              <w:spacing w:after="240" w:before="240" w:line="360" w:lineRule="auto"/>
              <w:jc w:val="both"/>
              <w:rPr>
                <w:rFonts w:ascii="Times New Roman" w:cs="Times New Roman" w:eastAsia="Times New Roman" w:hAnsi="Times New Roman"/>
                <w:b w:val="1"/>
                <w:i w:val="1"/>
                <w:sz w:val="26"/>
                <w:szCs w:val="26"/>
              </w:rPr>
            </w:pPr>
            <w:r w:rsidDel="00000000" w:rsidR="00000000" w:rsidRPr="00000000">
              <w:rPr>
                <w:rFonts w:ascii="Times New Roman" w:cs="Times New Roman" w:eastAsia="Times New Roman" w:hAnsi="Times New Roman"/>
                <w:b w:val="1"/>
                <w:i w:val="1"/>
                <w:sz w:val="26"/>
                <w:szCs w:val="26"/>
                <w:rtl w:val="0"/>
              </w:rPr>
              <w:t xml:space="preserve">UC.06</w:t>
            </w:r>
          </w:p>
        </w:tc>
        <w:tc>
          <w:tcPr>
            <w:tcBorders>
              <w:top w:color="000000" w:space="0" w:sz="0" w:val="nil"/>
              <w:left w:color="000000" w:space="0" w:sz="0" w:val="nil"/>
              <w:bottom w:color="666666" w:space="0" w:sz="5" w:val="single"/>
              <w:right w:color="666666" w:space="0" w:sz="5" w:val="single"/>
            </w:tcBorders>
            <w:tcMar>
              <w:top w:w="0.0" w:type="dxa"/>
              <w:left w:w="100.0" w:type="dxa"/>
              <w:bottom w:w="0.0" w:type="dxa"/>
              <w:right w:w="100.0" w:type="dxa"/>
            </w:tcMar>
            <w:vAlign w:val="top"/>
          </w:tcPr>
          <w:p w:rsidR="00000000" w:rsidDel="00000000" w:rsidP="00000000" w:rsidRDefault="00000000" w:rsidRPr="00000000" w14:paraId="000001C0">
            <w:pPr>
              <w:spacing w:after="240" w:before="240" w:line="36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Pay, print invoices</w:t>
            </w:r>
          </w:p>
        </w:tc>
        <w:tc>
          <w:tcPr>
            <w:tcBorders>
              <w:top w:color="000000" w:space="0" w:sz="0" w:val="nil"/>
              <w:left w:color="000000" w:space="0" w:sz="0" w:val="nil"/>
              <w:bottom w:color="666666" w:space="0" w:sz="5" w:val="single"/>
              <w:right w:color="666666" w:space="0" w:sz="5" w:val="single"/>
            </w:tcBorders>
            <w:tcMar>
              <w:top w:w="0.0" w:type="dxa"/>
              <w:left w:w="100.0" w:type="dxa"/>
              <w:bottom w:w="0.0" w:type="dxa"/>
              <w:right w:w="100.0" w:type="dxa"/>
            </w:tcMar>
            <w:vAlign w:val="top"/>
          </w:tcPr>
          <w:p w:rsidR="00000000" w:rsidDel="00000000" w:rsidP="00000000" w:rsidRDefault="00000000" w:rsidRPr="00000000" w14:paraId="000001C1">
            <w:pPr>
              <w:spacing w:after="240" w:before="240" w:line="360" w:lineRule="auto"/>
              <w:jc w:val="both"/>
              <w:rPr>
                <w:rFonts w:ascii="Times New Roman" w:cs="Times New Roman" w:eastAsia="Times New Roman" w:hAnsi="Times New Roman"/>
                <w:b w:val="1"/>
                <w:i w:val="1"/>
                <w:sz w:val="26"/>
                <w:szCs w:val="26"/>
              </w:rPr>
            </w:pPr>
            <w:r w:rsidDel="00000000" w:rsidR="00000000" w:rsidRPr="00000000">
              <w:rPr>
                <w:rFonts w:ascii="Times New Roman" w:cs="Times New Roman" w:eastAsia="Times New Roman" w:hAnsi="Times New Roman"/>
                <w:b w:val="1"/>
                <w:i w:val="1"/>
                <w:sz w:val="26"/>
                <w:szCs w:val="26"/>
                <w:rtl w:val="0"/>
              </w:rPr>
              <w:t xml:space="preserve">FR1.6</w:t>
            </w:r>
          </w:p>
        </w:tc>
      </w:tr>
      <w:tr>
        <w:trPr>
          <w:cantSplit w:val="0"/>
          <w:trHeight w:val="405" w:hRule="atLeast"/>
          <w:tblHeader w:val="0"/>
        </w:trPr>
        <w:tc>
          <w:tcPr>
            <w:tcBorders>
              <w:top w:color="000000" w:space="0" w:sz="0" w:val="nil"/>
              <w:left w:color="666666" w:space="0" w:sz="5" w:val="single"/>
              <w:bottom w:color="666666" w:space="0" w:sz="5" w:val="single"/>
              <w:right w:color="666666" w:space="0" w:sz="5" w:val="single"/>
            </w:tcBorders>
            <w:shd w:fill="cccccc" w:val="clear"/>
            <w:tcMar>
              <w:top w:w="0.0" w:type="dxa"/>
              <w:left w:w="100.0" w:type="dxa"/>
              <w:bottom w:w="0.0" w:type="dxa"/>
              <w:right w:w="100.0" w:type="dxa"/>
            </w:tcMar>
            <w:vAlign w:val="top"/>
          </w:tcPr>
          <w:p w:rsidR="00000000" w:rsidDel="00000000" w:rsidP="00000000" w:rsidRDefault="00000000" w:rsidRPr="00000000" w14:paraId="000001C2">
            <w:pPr>
              <w:spacing w:after="240" w:before="240" w:line="360" w:lineRule="auto"/>
              <w:jc w:val="both"/>
              <w:rPr>
                <w:rFonts w:ascii="Times New Roman" w:cs="Times New Roman" w:eastAsia="Times New Roman" w:hAnsi="Times New Roman"/>
                <w:b w:val="1"/>
                <w:i w:val="1"/>
                <w:sz w:val="26"/>
                <w:szCs w:val="26"/>
              </w:rPr>
            </w:pPr>
            <w:r w:rsidDel="00000000" w:rsidR="00000000" w:rsidRPr="00000000">
              <w:rPr>
                <w:rFonts w:ascii="Times New Roman" w:cs="Times New Roman" w:eastAsia="Times New Roman" w:hAnsi="Times New Roman"/>
                <w:b w:val="1"/>
                <w:i w:val="1"/>
                <w:sz w:val="26"/>
                <w:szCs w:val="26"/>
                <w:rtl w:val="0"/>
              </w:rPr>
              <w:t xml:space="preserve">UC.07</w:t>
            </w:r>
          </w:p>
        </w:tc>
        <w:tc>
          <w:tcPr>
            <w:tcBorders>
              <w:top w:color="000000" w:space="0" w:sz="0" w:val="nil"/>
              <w:left w:color="000000" w:space="0" w:sz="0" w:val="nil"/>
              <w:bottom w:color="666666" w:space="0" w:sz="5" w:val="single"/>
              <w:right w:color="666666" w:space="0" w:sz="5" w:val="single"/>
            </w:tcBorders>
            <w:shd w:fill="cccccc" w:val="clear"/>
            <w:tcMar>
              <w:top w:w="0.0" w:type="dxa"/>
              <w:left w:w="100.0" w:type="dxa"/>
              <w:bottom w:w="0.0" w:type="dxa"/>
              <w:right w:w="100.0" w:type="dxa"/>
            </w:tcMar>
            <w:vAlign w:val="top"/>
          </w:tcPr>
          <w:p w:rsidR="00000000" w:rsidDel="00000000" w:rsidP="00000000" w:rsidRDefault="00000000" w:rsidRPr="00000000" w14:paraId="000001C3">
            <w:pPr>
              <w:spacing w:after="240" w:before="240" w:line="36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Sales report</w:t>
            </w:r>
          </w:p>
        </w:tc>
        <w:tc>
          <w:tcPr>
            <w:tcBorders>
              <w:top w:color="000000" w:space="0" w:sz="0" w:val="nil"/>
              <w:left w:color="000000" w:space="0" w:sz="0" w:val="nil"/>
              <w:bottom w:color="666666" w:space="0" w:sz="5" w:val="single"/>
              <w:right w:color="666666" w:space="0" w:sz="5" w:val="single"/>
            </w:tcBorders>
            <w:shd w:fill="cccccc" w:val="clear"/>
            <w:tcMar>
              <w:top w:w="0.0" w:type="dxa"/>
              <w:left w:w="100.0" w:type="dxa"/>
              <w:bottom w:w="0.0" w:type="dxa"/>
              <w:right w:w="100.0" w:type="dxa"/>
            </w:tcMar>
            <w:vAlign w:val="top"/>
          </w:tcPr>
          <w:p w:rsidR="00000000" w:rsidDel="00000000" w:rsidP="00000000" w:rsidRDefault="00000000" w:rsidRPr="00000000" w14:paraId="000001C4">
            <w:pPr>
              <w:spacing w:after="240" w:before="240" w:line="360" w:lineRule="auto"/>
              <w:jc w:val="both"/>
              <w:rPr>
                <w:rFonts w:ascii="Times New Roman" w:cs="Times New Roman" w:eastAsia="Times New Roman" w:hAnsi="Times New Roman"/>
                <w:b w:val="1"/>
                <w:i w:val="1"/>
                <w:sz w:val="26"/>
                <w:szCs w:val="26"/>
              </w:rPr>
            </w:pPr>
            <w:r w:rsidDel="00000000" w:rsidR="00000000" w:rsidRPr="00000000">
              <w:rPr>
                <w:rFonts w:ascii="Times New Roman" w:cs="Times New Roman" w:eastAsia="Times New Roman" w:hAnsi="Times New Roman"/>
                <w:b w:val="1"/>
                <w:i w:val="1"/>
                <w:sz w:val="26"/>
                <w:szCs w:val="26"/>
                <w:rtl w:val="0"/>
              </w:rPr>
              <w:t xml:space="preserve">FR1.7</w:t>
            </w:r>
          </w:p>
        </w:tc>
      </w:tr>
    </w:tbl>
    <w:p w:rsidR="00000000" w:rsidDel="00000000" w:rsidP="00000000" w:rsidRDefault="00000000" w:rsidRPr="00000000" w14:paraId="000001C5">
      <w:pPr>
        <w:spacing w:line="360" w:lineRule="auto"/>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C6">
      <w:pPr>
        <w:spacing w:line="36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8. PROJECT PLAN</w:t>
      </w:r>
    </w:p>
    <w:p w:rsidR="00000000" w:rsidDel="00000000" w:rsidP="00000000" w:rsidRDefault="00000000" w:rsidRPr="00000000" w14:paraId="000001C7">
      <w:pPr>
        <w:spacing w:line="360" w:lineRule="auto"/>
        <w:jc w:val="both"/>
        <w:rPr>
          <w:rFonts w:ascii="Times New Roman" w:cs="Times New Roman" w:eastAsia="Times New Roman" w:hAnsi="Times New Roman"/>
          <w:b w:val="1"/>
          <w:sz w:val="26"/>
          <w:szCs w:val="26"/>
        </w:rPr>
      </w:pPr>
      <w:hyperlink r:id="rId21">
        <w:r w:rsidDel="00000000" w:rsidR="00000000" w:rsidRPr="00000000">
          <w:rPr>
            <w:rFonts w:ascii="Times New Roman" w:cs="Times New Roman" w:eastAsia="Times New Roman" w:hAnsi="Times New Roman"/>
            <w:b w:val="1"/>
            <w:color w:val="1155cc"/>
            <w:sz w:val="26"/>
            <w:szCs w:val="26"/>
            <w:u w:val="single"/>
            <w:rtl w:val="0"/>
          </w:rPr>
          <w:t xml:space="preserve">&lt;link here&gt;</w:t>
        </w:r>
      </w:hyperlink>
      <w:r w:rsidDel="00000000" w:rsidR="00000000" w:rsidRPr="00000000">
        <w:rPr>
          <w:rtl w:val="0"/>
        </w:rPr>
      </w:r>
    </w:p>
    <w:p w:rsidR="00000000" w:rsidDel="00000000" w:rsidP="00000000" w:rsidRDefault="00000000" w:rsidRPr="00000000" w14:paraId="000001C8">
      <w:pPr>
        <w:spacing w:line="360" w:lineRule="auto"/>
        <w:jc w:val="both"/>
        <w:rPr>
          <w:rFonts w:ascii="Times New Roman" w:cs="Times New Roman" w:eastAsia="Times New Roman" w:hAnsi="Times New Roman"/>
          <w:b w:val="1"/>
          <w:sz w:val="26"/>
          <w:szCs w:val="26"/>
        </w:rPr>
      </w:pPr>
      <w:bookmarkStart w:colFirst="0" w:colLast="0" w:name="_heading=h.30j0zll" w:id="4"/>
      <w:bookmarkEnd w:id="4"/>
      <w:r w:rsidDel="00000000" w:rsidR="00000000" w:rsidRPr="00000000">
        <w:rPr>
          <w:rFonts w:ascii="Times New Roman" w:cs="Times New Roman" w:eastAsia="Times New Roman" w:hAnsi="Times New Roman"/>
          <w:b w:val="1"/>
          <w:sz w:val="26"/>
          <w:szCs w:val="26"/>
          <w:rtl w:val="0"/>
        </w:rPr>
        <w:t xml:space="preserve">9. TECHNICAL CONSTRAINTS</w:t>
      </w:r>
    </w:p>
    <w:p w:rsidR="00000000" w:rsidDel="00000000" w:rsidP="00000000" w:rsidRDefault="00000000" w:rsidRPr="00000000" w14:paraId="000001C9">
      <w:pPr>
        <w:pStyle w:val="Heading3"/>
        <w:spacing w:line="360" w:lineRule="auto"/>
        <w:rPr>
          <w:rFonts w:ascii="Times New Roman" w:cs="Times New Roman" w:eastAsia="Times New Roman" w:hAnsi="Times New Roman"/>
          <w:b w:val="1"/>
          <w:color w:val="000000"/>
          <w:sz w:val="26"/>
          <w:szCs w:val="26"/>
        </w:rPr>
      </w:pPr>
      <w:bookmarkStart w:colFirst="0" w:colLast="0" w:name="_heading=h.1fob9te" w:id="5"/>
      <w:bookmarkEnd w:id="5"/>
      <w:r w:rsidDel="00000000" w:rsidR="00000000" w:rsidRPr="00000000">
        <w:rPr>
          <w:rFonts w:ascii="Times New Roman" w:cs="Times New Roman" w:eastAsia="Times New Roman" w:hAnsi="Times New Roman"/>
          <w:b w:val="1"/>
          <w:color w:val="000000"/>
          <w:sz w:val="26"/>
          <w:szCs w:val="26"/>
          <w:rtl w:val="0"/>
        </w:rPr>
        <w:t xml:space="preserve">9.1 Technical to develop:</w:t>
      </w:r>
    </w:p>
    <w:p w:rsidR="00000000" w:rsidDel="00000000" w:rsidP="00000000" w:rsidRDefault="00000000" w:rsidRPr="00000000" w14:paraId="000001CA">
      <w:pPr>
        <w:numPr>
          <w:ilvl w:val="0"/>
          <w:numId w:val="4"/>
        </w:numPr>
        <w:spacing w:after="120" w:before="120" w:line="360" w:lineRule="auto"/>
        <w:ind w:left="720" w:hanging="360"/>
        <w:jc w:val="both"/>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b w:val="1"/>
          <w:i w:val="1"/>
          <w:sz w:val="26"/>
          <w:szCs w:val="26"/>
          <w:rtl w:val="0"/>
        </w:rPr>
        <w:t xml:space="preserve">Languages</w:t>
      </w:r>
      <w:r w:rsidDel="00000000" w:rsidR="00000000" w:rsidRPr="00000000">
        <w:rPr>
          <w:rFonts w:ascii="Times New Roman" w:cs="Times New Roman" w:eastAsia="Times New Roman" w:hAnsi="Times New Roman"/>
          <w:i w:val="1"/>
          <w:sz w:val="26"/>
          <w:szCs w:val="26"/>
          <w:rtl w:val="0"/>
        </w:rPr>
        <w:t xml:space="preserve">: Python, Nodejs, React Native, Reactjs</w:t>
      </w:r>
    </w:p>
    <w:p w:rsidR="00000000" w:rsidDel="00000000" w:rsidP="00000000" w:rsidRDefault="00000000" w:rsidRPr="00000000" w14:paraId="000001CB">
      <w:pPr>
        <w:pStyle w:val="Heading3"/>
        <w:spacing w:line="360" w:lineRule="auto"/>
        <w:rPr>
          <w:rFonts w:ascii="Times New Roman" w:cs="Times New Roman" w:eastAsia="Times New Roman" w:hAnsi="Times New Roman"/>
          <w:b w:val="1"/>
          <w:color w:val="0d0d0d"/>
          <w:sz w:val="26"/>
          <w:szCs w:val="26"/>
        </w:rPr>
      </w:pPr>
      <w:bookmarkStart w:colFirst="0" w:colLast="0" w:name="_heading=h.3znysh7" w:id="0"/>
      <w:bookmarkEnd w:id="0"/>
      <w:r w:rsidDel="00000000" w:rsidR="00000000" w:rsidRPr="00000000">
        <w:rPr>
          <w:rFonts w:ascii="Times New Roman" w:cs="Times New Roman" w:eastAsia="Times New Roman" w:hAnsi="Times New Roman"/>
          <w:b w:val="1"/>
          <w:color w:val="0d0d0d"/>
          <w:sz w:val="26"/>
          <w:szCs w:val="26"/>
          <w:rtl w:val="0"/>
        </w:rPr>
        <w:t xml:space="preserve">9.2 Environment:</w:t>
      </w:r>
    </w:p>
    <w:p w:rsidR="00000000" w:rsidDel="00000000" w:rsidP="00000000" w:rsidRDefault="00000000" w:rsidRPr="00000000" w14:paraId="000001CC">
      <w:pPr>
        <w:numPr>
          <w:ilvl w:val="0"/>
          <w:numId w:val="6"/>
        </w:numPr>
        <w:spacing w:after="120" w:before="120" w:line="360" w:lineRule="auto"/>
        <w:ind w:left="720" w:hanging="360"/>
        <w:jc w:val="both"/>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b w:val="1"/>
          <w:i w:val="1"/>
          <w:sz w:val="26"/>
          <w:szCs w:val="26"/>
          <w:rtl w:val="0"/>
        </w:rPr>
        <w:t xml:space="preserve">Web browsers</w:t>
      </w:r>
      <w:r w:rsidDel="00000000" w:rsidR="00000000" w:rsidRPr="00000000">
        <w:rPr>
          <w:rFonts w:ascii="Times New Roman" w:cs="Times New Roman" w:eastAsia="Times New Roman" w:hAnsi="Times New Roman"/>
          <w:i w:val="1"/>
          <w:sz w:val="26"/>
          <w:szCs w:val="26"/>
          <w:rtl w:val="0"/>
        </w:rPr>
        <w:t xml:space="preserve">: Google Chrome, Molliza Firefox, Apple Safari, Cốc Cốc, Microsoft Edge.</w:t>
      </w:r>
    </w:p>
    <w:p w:rsidR="00000000" w:rsidDel="00000000" w:rsidP="00000000" w:rsidRDefault="00000000" w:rsidRPr="00000000" w14:paraId="000001CD">
      <w:pPr>
        <w:numPr>
          <w:ilvl w:val="0"/>
          <w:numId w:val="6"/>
        </w:numPr>
        <w:spacing w:after="120" w:before="120" w:line="360" w:lineRule="auto"/>
        <w:ind w:left="720" w:hanging="360"/>
        <w:jc w:val="both"/>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b w:val="1"/>
          <w:i w:val="1"/>
          <w:sz w:val="26"/>
          <w:szCs w:val="26"/>
          <w:rtl w:val="0"/>
        </w:rPr>
        <w:t xml:space="preserve">Environment:</w:t>
      </w:r>
      <w:r w:rsidDel="00000000" w:rsidR="00000000" w:rsidRPr="00000000">
        <w:rPr>
          <w:rFonts w:ascii="Times New Roman" w:cs="Times New Roman" w:eastAsia="Times New Roman" w:hAnsi="Times New Roman"/>
          <w:i w:val="1"/>
          <w:sz w:val="26"/>
          <w:szCs w:val="26"/>
          <w:rtl w:val="0"/>
        </w:rPr>
        <w:t xml:space="preserve"> Microsoft windows, Mac Os, Android, iOS,.. </w:t>
      </w:r>
    </w:p>
    <w:p w:rsidR="00000000" w:rsidDel="00000000" w:rsidP="00000000" w:rsidRDefault="00000000" w:rsidRPr="00000000" w14:paraId="000001CE">
      <w:pPr>
        <w:pStyle w:val="Heading3"/>
        <w:spacing w:line="360" w:lineRule="auto"/>
        <w:rPr>
          <w:rFonts w:ascii="Times New Roman" w:cs="Times New Roman" w:eastAsia="Times New Roman" w:hAnsi="Times New Roman"/>
          <w:b w:val="1"/>
          <w:color w:val="0d0d0d"/>
          <w:sz w:val="26"/>
          <w:szCs w:val="26"/>
        </w:rPr>
      </w:pPr>
      <w:bookmarkStart w:colFirst="0" w:colLast="0" w:name="_heading=h.2et92p0" w:id="6"/>
      <w:bookmarkEnd w:id="6"/>
      <w:r w:rsidDel="00000000" w:rsidR="00000000" w:rsidRPr="00000000">
        <w:rPr>
          <w:rFonts w:ascii="Times New Roman" w:cs="Times New Roman" w:eastAsia="Times New Roman" w:hAnsi="Times New Roman"/>
          <w:b w:val="1"/>
          <w:color w:val="0d0d0d"/>
          <w:sz w:val="26"/>
          <w:szCs w:val="26"/>
          <w:rtl w:val="0"/>
        </w:rPr>
        <w:t xml:space="preserve">9.3 Another:  </w:t>
      </w:r>
    </w:p>
    <w:p w:rsidR="00000000" w:rsidDel="00000000" w:rsidP="00000000" w:rsidRDefault="00000000" w:rsidRPr="00000000" w14:paraId="000001CF">
      <w:pPr>
        <w:numPr>
          <w:ilvl w:val="0"/>
          <w:numId w:val="5"/>
        </w:numPr>
        <w:spacing w:after="120" w:before="120" w:line="360" w:lineRule="auto"/>
        <w:ind w:left="720" w:hanging="360"/>
        <w:jc w:val="both"/>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b w:val="1"/>
          <w:i w:val="1"/>
          <w:sz w:val="26"/>
          <w:szCs w:val="26"/>
          <w:rtl w:val="0"/>
        </w:rPr>
        <w:t xml:space="preserve">Management tool</w:t>
      </w:r>
      <w:r w:rsidDel="00000000" w:rsidR="00000000" w:rsidRPr="00000000">
        <w:rPr>
          <w:rFonts w:ascii="Times New Roman" w:cs="Times New Roman" w:eastAsia="Times New Roman" w:hAnsi="Times New Roman"/>
          <w:i w:val="1"/>
          <w:sz w:val="26"/>
          <w:szCs w:val="26"/>
          <w:rtl w:val="0"/>
        </w:rPr>
        <w:t xml:space="preserve">: Trello, Slack</w:t>
      </w:r>
    </w:p>
    <w:p w:rsidR="00000000" w:rsidDel="00000000" w:rsidP="00000000" w:rsidRDefault="00000000" w:rsidRPr="00000000" w14:paraId="000001D0">
      <w:pPr>
        <w:numPr>
          <w:ilvl w:val="0"/>
          <w:numId w:val="5"/>
        </w:numPr>
        <w:spacing w:after="120" w:before="120" w:line="360" w:lineRule="auto"/>
        <w:ind w:left="720" w:hanging="360"/>
        <w:jc w:val="both"/>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b w:val="1"/>
          <w:i w:val="1"/>
          <w:sz w:val="26"/>
          <w:szCs w:val="26"/>
          <w:rtl w:val="0"/>
        </w:rPr>
        <w:t xml:space="preserve">Design tool</w:t>
      </w:r>
      <w:r w:rsidDel="00000000" w:rsidR="00000000" w:rsidRPr="00000000">
        <w:rPr>
          <w:rFonts w:ascii="Times New Roman" w:cs="Times New Roman" w:eastAsia="Times New Roman" w:hAnsi="Times New Roman"/>
          <w:i w:val="1"/>
          <w:sz w:val="26"/>
          <w:szCs w:val="26"/>
          <w:rtl w:val="0"/>
        </w:rPr>
        <w:t xml:space="preserve">: Figma</w:t>
      </w:r>
    </w:p>
    <w:p w:rsidR="00000000" w:rsidDel="00000000" w:rsidP="00000000" w:rsidRDefault="00000000" w:rsidRPr="00000000" w14:paraId="000001D1">
      <w:pPr>
        <w:numPr>
          <w:ilvl w:val="0"/>
          <w:numId w:val="5"/>
        </w:numPr>
        <w:spacing w:after="120" w:before="120" w:line="360" w:lineRule="auto"/>
        <w:ind w:left="720" w:hanging="360"/>
        <w:jc w:val="both"/>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b w:val="1"/>
          <w:i w:val="1"/>
          <w:sz w:val="26"/>
          <w:szCs w:val="26"/>
          <w:rtl w:val="0"/>
        </w:rPr>
        <w:t xml:space="preserve">Manage Source code tool</w:t>
      </w:r>
      <w:r w:rsidDel="00000000" w:rsidR="00000000" w:rsidRPr="00000000">
        <w:rPr>
          <w:rFonts w:ascii="Times New Roman" w:cs="Times New Roman" w:eastAsia="Times New Roman" w:hAnsi="Times New Roman"/>
          <w:i w:val="1"/>
          <w:sz w:val="26"/>
          <w:szCs w:val="26"/>
          <w:rtl w:val="0"/>
        </w:rPr>
        <w:t xml:space="preserve">: Git,Github</w:t>
      </w:r>
    </w:p>
    <w:p w:rsidR="00000000" w:rsidDel="00000000" w:rsidP="00000000" w:rsidRDefault="00000000" w:rsidRPr="00000000" w14:paraId="000001D2">
      <w:pPr>
        <w:numPr>
          <w:ilvl w:val="0"/>
          <w:numId w:val="5"/>
        </w:numPr>
        <w:spacing w:after="120" w:before="120" w:line="360" w:lineRule="auto"/>
        <w:ind w:left="720" w:hanging="360"/>
        <w:jc w:val="both"/>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b w:val="1"/>
          <w:i w:val="1"/>
          <w:sz w:val="26"/>
          <w:szCs w:val="26"/>
          <w:rtl w:val="0"/>
        </w:rPr>
        <w:t xml:space="preserve">Test tool</w:t>
      </w:r>
      <w:r w:rsidDel="00000000" w:rsidR="00000000" w:rsidRPr="00000000">
        <w:rPr>
          <w:rFonts w:ascii="Times New Roman" w:cs="Times New Roman" w:eastAsia="Times New Roman" w:hAnsi="Times New Roman"/>
          <w:i w:val="1"/>
          <w:sz w:val="26"/>
          <w:szCs w:val="26"/>
          <w:rtl w:val="0"/>
        </w:rPr>
        <w:t xml:space="preserve"> : Katalon Studio</w:t>
      </w:r>
    </w:p>
    <w:p w:rsidR="00000000" w:rsidDel="00000000" w:rsidP="00000000" w:rsidRDefault="00000000" w:rsidRPr="00000000" w14:paraId="000001D3">
      <w:pPr>
        <w:spacing w:line="36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10. ANALYSIS &amp; MODELING REQUIREMENT</w:t>
      </w:r>
    </w:p>
    <w:p w:rsidR="00000000" w:rsidDel="00000000" w:rsidP="00000000" w:rsidRDefault="00000000" w:rsidRPr="00000000" w14:paraId="000001D4">
      <w:pPr>
        <w:spacing w:line="360" w:lineRule="auto"/>
        <w:jc w:val="both"/>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b w:val="1"/>
          <w:sz w:val="26"/>
          <w:szCs w:val="26"/>
          <w:rtl w:val="0"/>
        </w:rPr>
        <w:t xml:space="preserve">10.1. Use Case Diagram</w:t>
      </w:r>
      <w:r w:rsidDel="00000000" w:rsidR="00000000" w:rsidRPr="00000000">
        <w:rPr>
          <w:rtl w:val="0"/>
        </w:rPr>
      </w:r>
    </w:p>
    <w:p w:rsidR="00000000" w:rsidDel="00000000" w:rsidP="00000000" w:rsidRDefault="00000000" w:rsidRPr="00000000" w14:paraId="000001D5">
      <w:pPr>
        <w:spacing w:line="360" w:lineRule="auto"/>
        <w:jc w:val="both"/>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Pr>
        <w:drawing>
          <wp:inline distB="114300" distT="114300" distL="114300" distR="114300">
            <wp:extent cx="5943600" cy="6362700"/>
            <wp:effectExtent b="0" l="0" r="0" t="0"/>
            <wp:docPr id="5" name="image7.png"/>
            <a:graphic>
              <a:graphicData uri="http://schemas.openxmlformats.org/drawingml/2006/picture">
                <pic:pic>
                  <pic:nvPicPr>
                    <pic:cNvPr id="0" name="image7.png"/>
                    <pic:cNvPicPr preferRelativeResize="0"/>
                  </pic:nvPicPr>
                  <pic:blipFill>
                    <a:blip r:embed="rId22"/>
                    <a:srcRect b="0" l="0" r="0" t="0"/>
                    <a:stretch>
                      <a:fillRect/>
                    </a:stretch>
                  </pic:blipFill>
                  <pic:spPr>
                    <a:xfrm>
                      <a:off x="0" y="0"/>
                      <a:ext cx="5943600" cy="6362700"/>
                    </a:xfrm>
                    <a:prstGeom prst="rect"/>
                    <a:ln/>
                  </pic:spPr>
                </pic:pic>
              </a:graphicData>
            </a:graphic>
          </wp:inline>
        </w:drawing>
      </w:r>
      <w:r w:rsidDel="00000000" w:rsidR="00000000" w:rsidRPr="00000000">
        <w:rPr>
          <w:rtl w:val="0"/>
        </w:rPr>
      </w:r>
    </w:p>
    <w:p w:rsidR="00000000" w:rsidDel="00000000" w:rsidP="00000000" w:rsidRDefault="00000000" w:rsidRPr="00000000" w14:paraId="000001D6">
      <w:pPr>
        <w:spacing w:line="360" w:lineRule="auto"/>
        <w:jc w:val="both"/>
        <w:rPr>
          <w:rFonts w:ascii="Times New Roman" w:cs="Times New Roman" w:eastAsia="Times New Roman" w:hAnsi="Times New Roman"/>
          <w:i w:val="1"/>
          <w:sz w:val="26"/>
          <w:szCs w:val="26"/>
        </w:rPr>
      </w:pPr>
      <w:r w:rsidDel="00000000" w:rsidR="00000000" w:rsidRPr="00000000">
        <w:rPr>
          <w:rtl w:val="0"/>
        </w:rPr>
      </w:r>
    </w:p>
    <w:p w:rsidR="00000000" w:rsidDel="00000000" w:rsidP="00000000" w:rsidRDefault="00000000" w:rsidRPr="00000000" w14:paraId="000001D7">
      <w:pPr>
        <w:pStyle w:val="Heading2"/>
        <w:rPr>
          <w:rFonts w:ascii="Times New Roman" w:cs="Times New Roman" w:eastAsia="Times New Roman" w:hAnsi="Times New Roman"/>
          <w:b w:val="1"/>
          <w:color w:val="000000"/>
        </w:rPr>
      </w:pPr>
      <w:bookmarkStart w:colFirst="0" w:colLast="0" w:name="_heading=h.tyjcwt" w:id="7"/>
      <w:bookmarkEnd w:id="7"/>
      <w:r w:rsidDel="00000000" w:rsidR="00000000" w:rsidRPr="00000000">
        <w:rPr>
          <w:rFonts w:ascii="Times New Roman" w:cs="Times New Roman" w:eastAsia="Times New Roman" w:hAnsi="Times New Roman"/>
          <w:b w:val="1"/>
          <w:color w:val="000000"/>
          <w:rtl w:val="0"/>
        </w:rPr>
        <w:t xml:space="preserve">10.2. List of Business Rule</w:t>
      </w:r>
    </w:p>
    <w:tbl>
      <w:tblPr>
        <w:tblStyle w:val="Table8"/>
        <w:tblW w:w="9350.0" w:type="dxa"/>
        <w:jc w:val="left"/>
        <w:tblBorders>
          <w:top w:color="5b9bd5" w:space="0" w:sz="8" w:val="single"/>
          <w:left w:color="5b9bd5" w:space="0" w:sz="8" w:val="single"/>
          <w:bottom w:color="5b9bd5" w:space="0" w:sz="8" w:val="single"/>
          <w:right w:color="5b9bd5" w:space="0" w:sz="8" w:val="single"/>
          <w:insideH w:color="5b9bd5" w:space="0" w:sz="8" w:val="single"/>
          <w:insideV w:color="5b9bd5" w:space="0" w:sz="8" w:val="single"/>
        </w:tblBorders>
        <w:tblLayout w:type="fixed"/>
        <w:tblLook w:val="04A0"/>
      </w:tblPr>
      <w:tblGrid>
        <w:gridCol w:w="1345"/>
        <w:gridCol w:w="6219"/>
        <w:gridCol w:w="1786"/>
        <w:tblGridChange w:id="0">
          <w:tblGrid>
            <w:gridCol w:w="1345"/>
            <w:gridCol w:w="6219"/>
            <w:gridCol w:w="1786"/>
          </w:tblGrid>
        </w:tblGridChange>
      </w:tblGrid>
      <w:tr>
        <w:trPr>
          <w:cantSplit w:val="0"/>
          <w:tblHeader w:val="0"/>
        </w:trPr>
        <w:tc>
          <w:tcPr/>
          <w:p w:rsidR="00000000" w:rsidDel="00000000" w:rsidP="00000000" w:rsidRDefault="00000000" w:rsidRPr="00000000" w14:paraId="000001D8">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Code</w:t>
            </w:r>
          </w:p>
        </w:tc>
        <w:tc>
          <w:tcPr/>
          <w:p w:rsidR="00000000" w:rsidDel="00000000" w:rsidP="00000000" w:rsidRDefault="00000000" w:rsidRPr="00000000" w14:paraId="000001D9">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Business rules</w:t>
            </w:r>
          </w:p>
        </w:tc>
        <w:tc>
          <w:tcPr/>
          <w:p w:rsidR="00000000" w:rsidDel="00000000" w:rsidP="00000000" w:rsidRDefault="00000000" w:rsidRPr="00000000" w14:paraId="000001DA">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 case</w:t>
            </w:r>
          </w:p>
        </w:tc>
      </w:tr>
      <w:tr>
        <w:trPr>
          <w:cantSplit w:val="0"/>
          <w:trHeight w:val="148.974609375" w:hRule="atLeast"/>
          <w:tblHeader w:val="0"/>
        </w:trPr>
        <w:tc>
          <w:tcPr/>
          <w:p w:rsidR="00000000" w:rsidDel="00000000" w:rsidP="00000000" w:rsidRDefault="00000000" w:rsidRPr="00000000" w14:paraId="000001DB">
            <w:pPr>
              <w:rPr>
                <w:rFonts w:ascii="Times New Roman" w:cs="Times New Roman" w:eastAsia="Times New Roman" w:hAnsi="Times New Roman"/>
                <w:b w:val="0"/>
                <w:i w:val="1"/>
                <w:sz w:val="26"/>
                <w:szCs w:val="26"/>
              </w:rPr>
            </w:pPr>
            <w:r w:rsidDel="00000000" w:rsidR="00000000" w:rsidRPr="00000000">
              <w:rPr>
                <w:rFonts w:ascii="Times New Roman" w:cs="Times New Roman" w:eastAsia="Times New Roman" w:hAnsi="Times New Roman"/>
                <w:b w:val="0"/>
                <w:i w:val="1"/>
                <w:sz w:val="26"/>
                <w:szCs w:val="26"/>
                <w:rtl w:val="0"/>
              </w:rPr>
              <w:t xml:space="preserve">BR1</w:t>
            </w:r>
          </w:p>
        </w:tc>
        <w:tc>
          <w:tcPr/>
          <w:p w:rsidR="00000000" w:rsidDel="00000000" w:rsidP="00000000" w:rsidRDefault="00000000" w:rsidRPr="00000000" w14:paraId="000001DC">
            <w:pPr>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Apply discount codes to customers</w:t>
            </w:r>
          </w:p>
        </w:tc>
        <w:tc>
          <w:tcPr/>
          <w:p w:rsidR="00000000" w:rsidDel="00000000" w:rsidP="00000000" w:rsidRDefault="00000000" w:rsidRPr="00000000" w14:paraId="000001DD">
            <w:pPr>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UC.09</w:t>
            </w:r>
          </w:p>
        </w:tc>
      </w:tr>
      <w:tr>
        <w:trPr>
          <w:cantSplit w:val="0"/>
          <w:tblHeader w:val="0"/>
        </w:trPr>
        <w:tc>
          <w:tcPr/>
          <w:p w:rsidR="00000000" w:rsidDel="00000000" w:rsidP="00000000" w:rsidRDefault="00000000" w:rsidRPr="00000000" w14:paraId="000001DE">
            <w:pPr>
              <w:rPr>
                <w:rFonts w:ascii="Times New Roman" w:cs="Times New Roman" w:eastAsia="Times New Roman" w:hAnsi="Times New Roman"/>
                <w:b w:val="0"/>
                <w:i w:val="1"/>
                <w:sz w:val="26"/>
                <w:szCs w:val="26"/>
              </w:rPr>
            </w:pPr>
            <w:r w:rsidDel="00000000" w:rsidR="00000000" w:rsidRPr="00000000">
              <w:rPr>
                <w:rFonts w:ascii="Times New Roman" w:cs="Times New Roman" w:eastAsia="Times New Roman" w:hAnsi="Times New Roman"/>
                <w:b w:val="0"/>
                <w:i w:val="1"/>
                <w:sz w:val="26"/>
                <w:szCs w:val="26"/>
                <w:rtl w:val="0"/>
              </w:rPr>
              <w:t xml:space="preserve">BR2</w:t>
            </w:r>
          </w:p>
        </w:tc>
        <w:tc>
          <w:tcPr/>
          <w:p w:rsidR="00000000" w:rsidDel="00000000" w:rsidP="00000000" w:rsidRDefault="00000000" w:rsidRPr="00000000" w14:paraId="000001DF">
            <w:pPr>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Accumulate points to receive discount codes</w:t>
            </w:r>
          </w:p>
        </w:tc>
        <w:tc>
          <w:tcPr/>
          <w:p w:rsidR="00000000" w:rsidDel="00000000" w:rsidP="00000000" w:rsidRDefault="00000000" w:rsidRPr="00000000" w14:paraId="000001E0">
            <w:pPr>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UC.09</w:t>
            </w:r>
          </w:p>
        </w:tc>
      </w:tr>
    </w:tbl>
    <w:p w:rsidR="00000000" w:rsidDel="00000000" w:rsidP="00000000" w:rsidRDefault="00000000" w:rsidRPr="00000000" w14:paraId="000001E1">
      <w:pPr>
        <w:spacing w:line="360" w:lineRule="auto"/>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E2">
      <w:pPr>
        <w:spacing w:line="360" w:lineRule="auto"/>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E3">
      <w:pPr>
        <w:spacing w:line="360" w:lineRule="auto"/>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E4">
      <w:pPr>
        <w:spacing w:line="360" w:lineRule="auto"/>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E5">
      <w:pPr>
        <w:spacing w:line="360" w:lineRule="auto"/>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E6">
      <w:pPr>
        <w:spacing w:line="360" w:lineRule="auto"/>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E7">
      <w:pPr>
        <w:spacing w:line="360" w:lineRule="auto"/>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E8">
      <w:pPr>
        <w:spacing w:line="360" w:lineRule="auto"/>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E9">
      <w:pPr>
        <w:spacing w:line="36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10.3. Activity Diagram</w:t>
      </w:r>
    </w:p>
    <w:p w:rsidR="00000000" w:rsidDel="00000000" w:rsidP="00000000" w:rsidRDefault="00000000" w:rsidRPr="00000000" w14:paraId="000001EA">
      <w:pPr>
        <w:spacing w:line="36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a) The steps performed of function abc….</w:t>
      </w:r>
    </w:p>
    <w:p w:rsidR="00000000" w:rsidDel="00000000" w:rsidP="00000000" w:rsidRDefault="00000000" w:rsidRPr="00000000" w14:paraId="000001EB">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steps performed of function : View menu</w:t>
      </w:r>
    </w:p>
    <w:tbl>
      <w:tblPr>
        <w:tblStyle w:val="Table9"/>
        <w:tblW w:w="9450.0" w:type="dxa"/>
        <w:jc w:val="left"/>
        <w:tblInd w:w="-90.0" w:type="dxa"/>
        <w:tblBorders>
          <w:top w:color="5b9bd5" w:space="0" w:sz="8" w:val="single"/>
          <w:left w:color="5b9bd5" w:space="0" w:sz="8" w:val="single"/>
          <w:bottom w:color="5b9bd5" w:space="0" w:sz="8" w:val="single"/>
          <w:right w:color="5b9bd5" w:space="0" w:sz="8" w:val="single"/>
          <w:insideH w:color="5b9bd5" w:space="0" w:sz="8" w:val="single"/>
          <w:insideV w:color="5b9bd5" w:space="0" w:sz="8" w:val="single"/>
        </w:tblBorders>
        <w:tblLayout w:type="fixed"/>
        <w:tblLook w:val="0400"/>
      </w:tblPr>
      <w:tblGrid>
        <w:gridCol w:w="4770"/>
        <w:gridCol w:w="4680"/>
        <w:tblGridChange w:id="0">
          <w:tblGrid>
            <w:gridCol w:w="4770"/>
            <w:gridCol w:w="4680"/>
          </w:tblGrid>
        </w:tblGridChange>
      </w:tblGrid>
      <w:tr>
        <w:trPr>
          <w:cantSplit w:val="0"/>
          <w:tblHeader w:val="0"/>
        </w:trPr>
        <w:tc>
          <w:tcPr/>
          <w:p w:rsidR="00000000" w:rsidDel="00000000" w:rsidP="00000000" w:rsidRDefault="00000000" w:rsidRPr="00000000" w14:paraId="000001EC">
            <w:pPr>
              <w:spacing w:line="36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Client</w:t>
            </w:r>
          </w:p>
        </w:tc>
        <w:tc>
          <w:tcPr/>
          <w:p w:rsidR="00000000" w:rsidDel="00000000" w:rsidP="00000000" w:rsidRDefault="00000000" w:rsidRPr="00000000" w14:paraId="000001ED">
            <w:pPr>
              <w:spacing w:line="36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System</w:t>
            </w:r>
          </w:p>
        </w:tc>
      </w:tr>
      <w:tr>
        <w:trPr>
          <w:cantSplit w:val="0"/>
          <w:tblHeader w:val="0"/>
        </w:trPr>
        <w:tc>
          <w:tcPr/>
          <w:p w:rsidR="00000000" w:rsidDel="00000000" w:rsidP="00000000" w:rsidRDefault="00000000" w:rsidRPr="00000000" w14:paraId="000001EE">
            <w:pPr>
              <w:numPr>
                <w:ilvl w:val="0"/>
                <w:numId w:val="8"/>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Click on the menu</w:t>
            </w:r>
          </w:p>
        </w:tc>
        <w:tc>
          <w:tcPr/>
          <w:p w:rsidR="00000000" w:rsidDel="00000000" w:rsidP="00000000" w:rsidRDefault="00000000" w:rsidRPr="00000000" w14:paraId="000001EF">
            <w:pPr>
              <w:numPr>
                <w:ilvl w:val="0"/>
                <w:numId w:val="8"/>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Show menu</w:t>
            </w:r>
          </w:p>
        </w:tc>
      </w:tr>
      <w:tr>
        <w:trPr>
          <w:cantSplit w:val="0"/>
          <w:tblHeader w:val="0"/>
        </w:trPr>
        <w:tc>
          <w:tcPr/>
          <w:p w:rsidR="00000000" w:rsidDel="00000000" w:rsidP="00000000" w:rsidRDefault="00000000" w:rsidRPr="00000000" w14:paraId="000001F0">
            <w:pPr>
              <w:numPr>
                <w:ilvl w:val="0"/>
                <w:numId w:val="8"/>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Check menu</w:t>
            </w:r>
          </w:p>
          <w:p w:rsidR="00000000" w:rsidDel="00000000" w:rsidP="00000000" w:rsidRDefault="00000000" w:rsidRPr="00000000" w14:paraId="000001F1">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3.1.if it run out: Announcing the end of food/drinks</w:t>
            </w:r>
          </w:p>
          <w:p w:rsidR="00000000" w:rsidDel="00000000" w:rsidP="00000000" w:rsidRDefault="00000000" w:rsidRPr="00000000" w14:paraId="000001F2">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3.2.If there is food/drink left</w:t>
            </w:r>
          </w:p>
        </w:tc>
        <w:tc>
          <w:tcPr/>
          <w:p w:rsidR="00000000" w:rsidDel="00000000" w:rsidP="00000000" w:rsidRDefault="00000000" w:rsidRPr="00000000" w14:paraId="000001F3">
            <w:pPr>
              <w:numPr>
                <w:ilvl w:val="0"/>
                <w:numId w:val="8"/>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Displays remaining food/drinks</w:t>
            </w:r>
          </w:p>
        </w:tc>
      </w:tr>
      <w:tr>
        <w:trPr>
          <w:cantSplit w:val="0"/>
          <w:tblHeader w:val="0"/>
        </w:trPr>
        <w:tc>
          <w:tcPr/>
          <w:p w:rsidR="00000000" w:rsidDel="00000000" w:rsidP="00000000" w:rsidRDefault="00000000" w:rsidRPr="00000000" w14:paraId="000001F4">
            <w:pPr>
              <w:numPr>
                <w:ilvl w:val="0"/>
                <w:numId w:val="8"/>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See menu</w:t>
            </w:r>
          </w:p>
        </w:tc>
        <w:tc>
          <w:tcPr/>
          <w:p w:rsidR="00000000" w:rsidDel="00000000" w:rsidP="00000000" w:rsidRDefault="00000000" w:rsidRPr="00000000" w14:paraId="000001F5">
            <w:pPr>
              <w:numPr>
                <w:ilvl w:val="0"/>
                <w:numId w:val="8"/>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Show close menu button</w:t>
            </w:r>
          </w:p>
        </w:tc>
      </w:tr>
      <w:tr>
        <w:trPr>
          <w:cantSplit w:val="0"/>
          <w:tblHeader w:val="0"/>
        </w:trPr>
        <w:tc>
          <w:tcPr/>
          <w:p w:rsidR="00000000" w:rsidDel="00000000" w:rsidP="00000000" w:rsidRDefault="00000000" w:rsidRPr="00000000" w14:paraId="000001F6">
            <w:pPr>
              <w:numPr>
                <w:ilvl w:val="0"/>
                <w:numId w:val="8"/>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Close menu</w:t>
            </w:r>
          </w:p>
        </w:tc>
        <w:tc>
          <w:tcPr/>
          <w:p w:rsidR="00000000" w:rsidDel="00000000" w:rsidP="00000000" w:rsidRDefault="00000000" w:rsidRPr="00000000" w14:paraId="000001F7">
            <w:pPr>
              <w:ind w:left="0" w:firstLine="0"/>
              <w:rPr>
                <w:rFonts w:ascii="Times New Roman" w:cs="Times New Roman" w:eastAsia="Times New Roman" w:hAnsi="Times New Roman"/>
                <w:sz w:val="26"/>
                <w:szCs w:val="26"/>
              </w:rPr>
            </w:pPr>
            <w:r w:rsidDel="00000000" w:rsidR="00000000" w:rsidRPr="00000000">
              <w:rPr>
                <w:rtl w:val="0"/>
              </w:rPr>
            </w:r>
          </w:p>
        </w:tc>
      </w:tr>
    </w:tbl>
    <w:p w:rsidR="00000000" w:rsidDel="00000000" w:rsidP="00000000" w:rsidRDefault="00000000" w:rsidRPr="00000000" w14:paraId="000001F8">
      <w:pPr>
        <w:spacing w:line="360" w:lineRule="auto"/>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F9">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steps performed of function : Pay</w:t>
      </w:r>
    </w:p>
    <w:tbl>
      <w:tblPr>
        <w:tblStyle w:val="Table10"/>
        <w:tblW w:w="9450.0" w:type="dxa"/>
        <w:jc w:val="left"/>
        <w:tblInd w:w="-90.0" w:type="dxa"/>
        <w:tblBorders>
          <w:top w:color="5b9bd5" w:space="0" w:sz="8" w:val="single"/>
          <w:left w:color="5b9bd5" w:space="0" w:sz="8" w:val="single"/>
          <w:bottom w:color="5b9bd5" w:space="0" w:sz="8" w:val="single"/>
          <w:right w:color="5b9bd5" w:space="0" w:sz="8" w:val="single"/>
          <w:insideH w:color="5b9bd5" w:space="0" w:sz="8" w:val="single"/>
          <w:insideV w:color="5b9bd5" w:space="0" w:sz="8" w:val="single"/>
        </w:tblBorders>
        <w:tblLayout w:type="fixed"/>
        <w:tblLook w:val="0400"/>
      </w:tblPr>
      <w:tblGrid>
        <w:gridCol w:w="4770"/>
        <w:gridCol w:w="4680"/>
        <w:tblGridChange w:id="0">
          <w:tblGrid>
            <w:gridCol w:w="4770"/>
            <w:gridCol w:w="4680"/>
          </w:tblGrid>
        </w:tblGridChange>
      </w:tblGrid>
      <w:tr>
        <w:trPr>
          <w:cantSplit w:val="0"/>
          <w:tblHeader w:val="0"/>
        </w:trPr>
        <w:tc>
          <w:tcPr/>
          <w:p w:rsidR="00000000" w:rsidDel="00000000" w:rsidP="00000000" w:rsidRDefault="00000000" w:rsidRPr="00000000" w14:paraId="000001FA">
            <w:pPr>
              <w:spacing w:line="36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Client</w:t>
            </w:r>
          </w:p>
        </w:tc>
        <w:tc>
          <w:tcPr/>
          <w:p w:rsidR="00000000" w:rsidDel="00000000" w:rsidP="00000000" w:rsidRDefault="00000000" w:rsidRPr="00000000" w14:paraId="000001FB">
            <w:pPr>
              <w:spacing w:line="36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System</w:t>
            </w:r>
          </w:p>
        </w:tc>
      </w:tr>
      <w:tr>
        <w:trPr>
          <w:cantSplit w:val="0"/>
          <w:tblHeader w:val="0"/>
        </w:trPr>
        <w:tc>
          <w:tcPr/>
          <w:p w:rsidR="00000000" w:rsidDel="00000000" w:rsidP="00000000" w:rsidRDefault="00000000" w:rsidRPr="00000000" w14:paraId="000001FC">
            <w:pPr>
              <w:numPr>
                <w:ilvl w:val="0"/>
                <w:numId w:val="7"/>
              </w:numPr>
              <w:spacing w:line="240" w:lineRule="auto"/>
              <w:ind w:left="144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Select payment</w:t>
            </w:r>
          </w:p>
        </w:tc>
        <w:tc>
          <w:tcPr/>
          <w:p w:rsidR="00000000" w:rsidDel="00000000" w:rsidP="00000000" w:rsidRDefault="00000000" w:rsidRPr="00000000" w14:paraId="000001FD">
            <w:pPr>
              <w:spacing w:line="240" w:lineRule="auto"/>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2.Displays the amount to be aid</w:t>
            </w:r>
          </w:p>
        </w:tc>
      </w:tr>
      <w:tr>
        <w:trPr>
          <w:cantSplit w:val="0"/>
          <w:tblHeader w:val="0"/>
        </w:trPr>
        <w:tc>
          <w:tcPr/>
          <w:p w:rsidR="00000000" w:rsidDel="00000000" w:rsidP="00000000" w:rsidRDefault="00000000" w:rsidRPr="00000000" w14:paraId="000001FE">
            <w:pPr>
              <w:spacing w:line="240" w:lineRule="auto"/>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4.Select anh payment method</w:t>
            </w:r>
          </w:p>
        </w:tc>
        <w:tc>
          <w:tcPr/>
          <w:p w:rsidR="00000000" w:rsidDel="00000000" w:rsidP="00000000" w:rsidRDefault="00000000" w:rsidRPr="00000000" w14:paraId="000001FF">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 Shows the payment method</w:t>
            </w:r>
          </w:p>
        </w:tc>
      </w:tr>
      <w:tr>
        <w:trPr>
          <w:cantSplit w:val="0"/>
          <w:tblHeader w:val="0"/>
        </w:trPr>
        <w:tc>
          <w:tcPr/>
          <w:p w:rsidR="00000000" w:rsidDel="00000000" w:rsidP="00000000" w:rsidRDefault="00000000" w:rsidRPr="00000000" w14:paraId="00000200">
            <w:pPr>
              <w:spacing w:line="240" w:lineRule="auto"/>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6.Pay</w:t>
            </w:r>
          </w:p>
        </w:tc>
        <w:tc>
          <w:tcPr/>
          <w:p w:rsidR="00000000" w:rsidDel="00000000" w:rsidP="00000000" w:rsidRDefault="00000000" w:rsidRPr="00000000" w14:paraId="00000201">
            <w:pPr>
              <w:spacing w:line="240"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5. Check payment conditions</w:t>
            </w:r>
          </w:p>
          <w:p w:rsidR="00000000" w:rsidDel="00000000" w:rsidP="00000000" w:rsidRDefault="00000000" w:rsidRPr="00000000" w14:paraId="00000202">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5.1.if false: Notify customers of unsuccessful payment</w:t>
            </w:r>
          </w:p>
          <w:p w:rsidR="00000000" w:rsidDel="00000000" w:rsidP="00000000" w:rsidRDefault="00000000" w:rsidRPr="00000000" w14:paraId="00000203">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5.2.if true: displays the amount payable entry</w:t>
            </w:r>
          </w:p>
          <w:p w:rsidR="00000000" w:rsidDel="00000000" w:rsidP="00000000" w:rsidRDefault="00000000" w:rsidRPr="00000000" w14:paraId="00000204">
            <w:pPr>
              <w:spacing w:line="240" w:lineRule="auto"/>
              <w:ind w:left="0" w:firstLine="0"/>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p w:rsidR="00000000" w:rsidDel="00000000" w:rsidP="00000000" w:rsidRDefault="00000000" w:rsidRPr="00000000" w14:paraId="00000205">
            <w:pPr>
              <w:spacing w:line="240" w:lineRule="auto"/>
              <w:ind w:left="0" w:firstLine="0"/>
              <w:rPr>
                <w:rFonts w:ascii="Times New Roman" w:cs="Times New Roman" w:eastAsia="Times New Roman" w:hAnsi="Times New Roman"/>
                <w:sz w:val="26"/>
                <w:szCs w:val="26"/>
              </w:rPr>
            </w:pPr>
            <w:r w:rsidDel="00000000" w:rsidR="00000000" w:rsidRPr="00000000">
              <w:rPr>
                <w:rtl w:val="0"/>
              </w:rPr>
            </w:r>
          </w:p>
        </w:tc>
        <w:tc>
          <w:tcPr/>
          <w:p w:rsidR="00000000" w:rsidDel="00000000" w:rsidP="00000000" w:rsidRDefault="00000000" w:rsidRPr="00000000" w14:paraId="00000206">
            <w:pPr>
              <w:spacing w:line="240" w:lineRule="auto"/>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7.Payment success</w:t>
            </w:r>
          </w:p>
        </w:tc>
      </w:tr>
      <w:tr>
        <w:trPr>
          <w:cantSplit w:val="0"/>
          <w:trHeight w:val="58.974609375" w:hRule="atLeast"/>
          <w:tblHeader w:val="0"/>
        </w:trPr>
        <w:tc>
          <w:tcPr/>
          <w:p w:rsidR="00000000" w:rsidDel="00000000" w:rsidP="00000000" w:rsidRDefault="00000000" w:rsidRPr="00000000" w14:paraId="00000207">
            <w:pPr>
              <w:spacing w:line="240" w:lineRule="auto"/>
              <w:ind w:left="720" w:firstLine="0"/>
              <w:rPr>
                <w:rFonts w:ascii="Times New Roman" w:cs="Times New Roman" w:eastAsia="Times New Roman" w:hAnsi="Times New Roman"/>
                <w:sz w:val="26"/>
                <w:szCs w:val="26"/>
              </w:rPr>
            </w:pPr>
            <w:r w:rsidDel="00000000" w:rsidR="00000000" w:rsidRPr="00000000">
              <w:rPr>
                <w:rtl w:val="0"/>
              </w:rPr>
            </w:r>
          </w:p>
        </w:tc>
        <w:tc>
          <w:tcPr/>
          <w:p w:rsidR="00000000" w:rsidDel="00000000" w:rsidP="00000000" w:rsidRDefault="00000000" w:rsidRPr="00000000" w14:paraId="00000208">
            <w:pPr>
              <w:spacing w:line="240" w:lineRule="auto"/>
              <w:rPr>
                <w:rFonts w:ascii="Times New Roman" w:cs="Times New Roman" w:eastAsia="Times New Roman" w:hAnsi="Times New Roman"/>
                <w:sz w:val="26"/>
                <w:szCs w:val="26"/>
              </w:rPr>
            </w:pPr>
            <w:r w:rsidDel="00000000" w:rsidR="00000000" w:rsidRPr="00000000">
              <w:rPr>
                <w:rtl w:val="0"/>
              </w:rPr>
            </w:r>
          </w:p>
        </w:tc>
      </w:tr>
    </w:tbl>
    <w:p w:rsidR="00000000" w:rsidDel="00000000" w:rsidP="00000000" w:rsidRDefault="00000000" w:rsidRPr="00000000" w14:paraId="00000209">
      <w:pPr>
        <w:spacing w:line="360" w:lineRule="auto"/>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20A">
      <w:pPr>
        <w:spacing w:line="360" w:lineRule="auto"/>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rtl w:val="0"/>
        </w:rPr>
        <w:t xml:space="preserve">The steps performed of function: CHOOSING </w:t>
      </w:r>
      <w:r w:rsidDel="00000000" w:rsidR="00000000" w:rsidRPr="00000000">
        <w:rPr>
          <w:rFonts w:ascii="Times New Roman" w:cs="Times New Roman" w:eastAsia="Times New Roman" w:hAnsi="Times New Roman"/>
          <w:sz w:val="26"/>
          <w:szCs w:val="26"/>
          <w:highlight w:val="white"/>
          <w:rtl w:val="0"/>
        </w:rPr>
        <w:t xml:space="preserve">FOOD&amp;DRINK</w:t>
      </w:r>
      <w:r w:rsidDel="00000000" w:rsidR="00000000" w:rsidRPr="00000000">
        <w:rPr>
          <w:rtl w:val="0"/>
        </w:rPr>
      </w:r>
    </w:p>
    <w:p w:rsidR="00000000" w:rsidDel="00000000" w:rsidP="00000000" w:rsidRDefault="00000000" w:rsidRPr="00000000" w14:paraId="0000020B">
      <w:pPr>
        <w:spacing w:line="360" w:lineRule="auto"/>
        <w:jc w:val="center"/>
        <w:rPr>
          <w:rFonts w:ascii="Times New Roman" w:cs="Times New Roman" w:eastAsia="Times New Roman" w:hAnsi="Times New Roman"/>
          <w:sz w:val="26"/>
          <w:szCs w:val="26"/>
        </w:rPr>
      </w:pPr>
      <w:r w:rsidDel="00000000" w:rsidR="00000000" w:rsidRPr="00000000">
        <w:rPr>
          <w:rtl w:val="0"/>
        </w:rPr>
      </w:r>
    </w:p>
    <w:tbl>
      <w:tblPr>
        <w:tblStyle w:val="Table11"/>
        <w:tblW w:w="9450.0" w:type="dxa"/>
        <w:jc w:val="left"/>
        <w:tblInd w:w="-90.0" w:type="dxa"/>
        <w:tblBorders>
          <w:top w:color="5b9bd5" w:space="0" w:sz="8" w:val="single"/>
          <w:left w:color="5b9bd5" w:space="0" w:sz="8" w:val="single"/>
          <w:bottom w:color="5b9bd5" w:space="0" w:sz="8" w:val="single"/>
          <w:right w:color="5b9bd5" w:space="0" w:sz="8" w:val="single"/>
          <w:insideH w:color="5b9bd5" w:space="0" w:sz="8" w:val="single"/>
          <w:insideV w:color="5b9bd5" w:space="0" w:sz="8" w:val="single"/>
        </w:tblBorders>
        <w:tblLayout w:type="fixed"/>
        <w:tblLook w:val="0400"/>
      </w:tblPr>
      <w:tblGrid>
        <w:gridCol w:w="4770"/>
        <w:gridCol w:w="4680"/>
        <w:tblGridChange w:id="0">
          <w:tblGrid>
            <w:gridCol w:w="4770"/>
            <w:gridCol w:w="4680"/>
          </w:tblGrid>
        </w:tblGridChange>
      </w:tblGrid>
      <w:tr>
        <w:trPr>
          <w:cantSplit w:val="0"/>
          <w:tblHeader w:val="0"/>
        </w:trPr>
        <w:tc>
          <w:tcPr/>
          <w:p w:rsidR="00000000" w:rsidDel="00000000" w:rsidP="00000000" w:rsidRDefault="00000000" w:rsidRPr="00000000" w14:paraId="0000020C">
            <w:pPr>
              <w:spacing w:line="36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Client</w:t>
            </w:r>
          </w:p>
        </w:tc>
        <w:tc>
          <w:tcPr/>
          <w:p w:rsidR="00000000" w:rsidDel="00000000" w:rsidP="00000000" w:rsidRDefault="00000000" w:rsidRPr="00000000" w14:paraId="0000020D">
            <w:pPr>
              <w:spacing w:line="36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System</w:t>
            </w:r>
          </w:p>
        </w:tc>
      </w:tr>
      <w:tr>
        <w:trPr>
          <w:cantSplit w:val="0"/>
          <w:tblHeader w:val="0"/>
        </w:trPr>
        <w:tc>
          <w:tcPr/>
          <w:p w:rsidR="00000000" w:rsidDel="00000000" w:rsidP="00000000" w:rsidRDefault="00000000" w:rsidRPr="00000000" w14:paraId="0000020E">
            <w:pPr>
              <w:spacing w:line="240" w:lineRule="auto"/>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1.Find food/drink</w:t>
            </w:r>
          </w:p>
        </w:tc>
        <w:tc>
          <w:tcPr/>
          <w:p w:rsidR="00000000" w:rsidDel="00000000" w:rsidP="00000000" w:rsidRDefault="00000000" w:rsidRPr="00000000" w14:paraId="0000020F">
            <w:pPr>
              <w:spacing w:line="240" w:lineRule="auto"/>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2.show all food/drink</w:t>
            </w:r>
          </w:p>
        </w:tc>
      </w:tr>
      <w:tr>
        <w:trPr>
          <w:cantSplit w:val="0"/>
          <w:tblHeader w:val="0"/>
        </w:trPr>
        <w:tc>
          <w:tcPr/>
          <w:p w:rsidR="00000000" w:rsidDel="00000000" w:rsidP="00000000" w:rsidRDefault="00000000" w:rsidRPr="00000000" w14:paraId="00000210">
            <w:pPr>
              <w:spacing w:line="240" w:lineRule="auto"/>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3.select food/drink</w:t>
            </w:r>
          </w:p>
        </w:tc>
        <w:tc>
          <w:tcPr/>
          <w:p w:rsidR="00000000" w:rsidDel="00000000" w:rsidP="00000000" w:rsidRDefault="00000000" w:rsidRPr="00000000" w14:paraId="00000211">
            <w:pPr>
              <w:spacing w:line="240" w:lineRule="auto"/>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4.check if there is food/drink left</w:t>
            </w:r>
          </w:p>
          <w:p w:rsidR="00000000" w:rsidDel="00000000" w:rsidP="00000000" w:rsidRDefault="00000000" w:rsidRPr="00000000" w14:paraId="00000212">
            <w:pPr>
              <w:spacing w:line="240" w:lineRule="auto"/>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4.1.if false:notify that food/drink is out of stock</w:t>
            </w:r>
          </w:p>
          <w:p w:rsidR="00000000" w:rsidDel="00000000" w:rsidP="00000000" w:rsidRDefault="00000000" w:rsidRPr="00000000" w14:paraId="00000213">
            <w:pPr>
              <w:spacing w:line="240" w:lineRule="auto"/>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4.2.if true: displays the quantity selection item</w:t>
            </w:r>
          </w:p>
        </w:tc>
      </w:tr>
      <w:tr>
        <w:trPr>
          <w:cantSplit w:val="0"/>
          <w:trHeight w:val="418.974609375" w:hRule="atLeast"/>
          <w:tblHeader w:val="0"/>
        </w:trPr>
        <w:tc>
          <w:tcPr/>
          <w:p w:rsidR="00000000" w:rsidDel="00000000" w:rsidP="00000000" w:rsidRDefault="00000000" w:rsidRPr="00000000" w14:paraId="00000214">
            <w:pPr>
              <w:spacing w:line="240" w:lineRule="auto"/>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5.choose quantity</w:t>
            </w:r>
          </w:p>
        </w:tc>
        <w:tc>
          <w:tcPr/>
          <w:p w:rsidR="00000000" w:rsidDel="00000000" w:rsidP="00000000" w:rsidRDefault="00000000" w:rsidRPr="00000000" w14:paraId="00000215">
            <w:pPr>
              <w:spacing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6.show order item</w:t>
            </w:r>
          </w:p>
        </w:tc>
      </w:tr>
      <w:tr>
        <w:trPr>
          <w:cantSplit w:val="0"/>
          <w:trHeight w:val="403.974609375" w:hRule="atLeast"/>
          <w:tblHeader w:val="0"/>
        </w:trPr>
        <w:tc>
          <w:tcPr/>
          <w:p w:rsidR="00000000" w:rsidDel="00000000" w:rsidP="00000000" w:rsidRDefault="00000000" w:rsidRPr="00000000" w14:paraId="00000216">
            <w:pPr>
              <w:spacing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7.choose to order</w:t>
            </w:r>
          </w:p>
        </w:tc>
        <w:tc>
          <w:tcPr/>
          <w:p w:rsidR="00000000" w:rsidDel="00000000" w:rsidP="00000000" w:rsidRDefault="00000000" w:rsidRPr="00000000" w14:paraId="00000217">
            <w:pPr>
              <w:spacing w:line="240" w:lineRule="auto"/>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8.notification of successful order </w:t>
            </w:r>
          </w:p>
        </w:tc>
      </w:tr>
    </w:tbl>
    <w:p w:rsidR="00000000" w:rsidDel="00000000" w:rsidP="00000000" w:rsidRDefault="00000000" w:rsidRPr="00000000" w14:paraId="00000218">
      <w:pPr>
        <w:spacing w:line="36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19">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steps performed of function: VIEW INVOICE</w:t>
      </w:r>
    </w:p>
    <w:p w:rsidR="00000000" w:rsidDel="00000000" w:rsidP="00000000" w:rsidRDefault="00000000" w:rsidRPr="00000000" w14:paraId="0000021A">
      <w:pPr>
        <w:spacing w:line="360" w:lineRule="auto"/>
        <w:rPr>
          <w:rFonts w:ascii="Times New Roman" w:cs="Times New Roman" w:eastAsia="Times New Roman" w:hAnsi="Times New Roman"/>
          <w:sz w:val="26"/>
          <w:szCs w:val="26"/>
        </w:rPr>
      </w:pPr>
      <w:r w:rsidDel="00000000" w:rsidR="00000000" w:rsidRPr="00000000">
        <w:rPr>
          <w:rtl w:val="0"/>
        </w:rPr>
      </w:r>
    </w:p>
    <w:tbl>
      <w:tblPr>
        <w:tblStyle w:val="Table12"/>
        <w:tblpPr w:leftFromText="180" w:rightFromText="180" w:topFromText="180" w:bottomFromText="180" w:vertAnchor="text" w:horzAnchor="text" w:tblpX="-105" w:tblpY="0"/>
        <w:tblW w:w="9450.0" w:type="dxa"/>
        <w:jc w:val="left"/>
        <w:tblInd w:w="-90.0" w:type="dxa"/>
        <w:tblBorders>
          <w:top w:color="5b9bd5" w:space="0" w:sz="8" w:val="single"/>
          <w:left w:color="5b9bd5" w:space="0" w:sz="8" w:val="single"/>
          <w:bottom w:color="5b9bd5" w:space="0" w:sz="8" w:val="single"/>
          <w:right w:color="5b9bd5" w:space="0" w:sz="8" w:val="single"/>
          <w:insideH w:color="5b9bd5" w:space="0" w:sz="8" w:val="single"/>
          <w:insideV w:color="5b9bd5" w:space="0" w:sz="8" w:val="single"/>
        </w:tblBorders>
        <w:tblLayout w:type="fixed"/>
        <w:tblLook w:val="0400"/>
      </w:tblPr>
      <w:tblGrid>
        <w:gridCol w:w="4770"/>
        <w:gridCol w:w="4680"/>
        <w:tblGridChange w:id="0">
          <w:tblGrid>
            <w:gridCol w:w="4770"/>
            <w:gridCol w:w="4680"/>
          </w:tblGrid>
        </w:tblGridChange>
      </w:tblGrid>
      <w:tr>
        <w:trPr>
          <w:cantSplit w:val="0"/>
          <w:tblHeader w:val="0"/>
        </w:trPr>
        <w:tc>
          <w:tcPr>
            <w:tcBorders>
              <w:top w:color="5b9bd5" w:space="0" w:sz="8" w:val="single"/>
              <w:left w:color="5b9bd5" w:space="0" w:sz="8" w:val="single"/>
              <w:bottom w:color="5b9bd5" w:space="0" w:sz="8" w:val="single"/>
              <w:right w:color="5b9bd5" w:space="0" w:sz="8" w:val="single"/>
            </w:tcBorders>
            <w:tcMar>
              <w:top w:w="0.0" w:type="dxa"/>
              <w:left w:w="108.0" w:type="dxa"/>
              <w:bottom w:w="0.0" w:type="dxa"/>
              <w:right w:w="108.0" w:type="dxa"/>
            </w:tcMar>
          </w:tcPr>
          <w:p w:rsidR="00000000" w:rsidDel="00000000" w:rsidP="00000000" w:rsidRDefault="00000000" w:rsidRPr="00000000" w14:paraId="0000021B">
            <w:pPr>
              <w:spacing w:line="240" w:lineRule="auto"/>
              <w:ind w:left="72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Cashier</w:t>
            </w:r>
          </w:p>
        </w:tc>
        <w:tc>
          <w:tcPr>
            <w:tcBorders>
              <w:top w:color="5b9bd5" w:space="0" w:sz="8" w:val="single"/>
              <w:left w:color="5b9bd5" w:space="0" w:sz="8" w:val="single"/>
              <w:bottom w:color="5b9bd5" w:space="0" w:sz="8" w:val="single"/>
              <w:right w:color="5b9bd5" w:space="0" w:sz="8" w:val="single"/>
            </w:tcBorders>
            <w:tcMar>
              <w:top w:w="0.0" w:type="dxa"/>
              <w:left w:w="108.0" w:type="dxa"/>
              <w:bottom w:w="0.0" w:type="dxa"/>
              <w:right w:w="108.0" w:type="dxa"/>
            </w:tcMar>
          </w:tcPr>
          <w:p w:rsidR="00000000" w:rsidDel="00000000" w:rsidP="00000000" w:rsidRDefault="00000000" w:rsidRPr="00000000" w14:paraId="0000021C">
            <w:pPr>
              <w:spacing w:line="240" w:lineRule="auto"/>
              <w:ind w:left="72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System</w:t>
            </w:r>
          </w:p>
        </w:tc>
      </w:tr>
      <w:tr>
        <w:trPr>
          <w:cantSplit w:val="0"/>
          <w:tblHeader w:val="0"/>
        </w:trPr>
        <w:tc>
          <w:tcPr>
            <w:tcBorders>
              <w:top w:color="5b9bd5" w:space="0" w:sz="8" w:val="single"/>
              <w:left w:color="5b9bd5" w:space="0" w:sz="8" w:val="single"/>
              <w:bottom w:color="5b9bd5" w:space="0" w:sz="8" w:val="single"/>
              <w:right w:color="5b9bd5" w:space="0" w:sz="8" w:val="single"/>
            </w:tcBorders>
            <w:tcMar>
              <w:top w:w="0.0" w:type="dxa"/>
              <w:left w:w="108.0" w:type="dxa"/>
              <w:bottom w:w="0.0" w:type="dxa"/>
              <w:right w:w="108.0" w:type="dxa"/>
            </w:tcMar>
          </w:tcPr>
          <w:p w:rsidR="00000000" w:rsidDel="00000000" w:rsidP="00000000" w:rsidRDefault="00000000" w:rsidRPr="00000000" w14:paraId="0000021D">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1.View invoice</w:t>
            </w:r>
          </w:p>
        </w:tc>
        <w:tc>
          <w:tcPr>
            <w:tcBorders>
              <w:top w:color="5b9bd5" w:space="0" w:sz="8" w:val="single"/>
              <w:left w:color="5b9bd5" w:space="0" w:sz="8" w:val="single"/>
              <w:bottom w:color="5b9bd5" w:space="0" w:sz="8" w:val="single"/>
              <w:right w:color="5b9bd5" w:space="0" w:sz="8" w:val="single"/>
            </w:tcBorders>
            <w:tcMar>
              <w:top w:w="0.0" w:type="dxa"/>
              <w:left w:w="108.0" w:type="dxa"/>
              <w:bottom w:w="0.0" w:type="dxa"/>
              <w:right w:w="108.0" w:type="dxa"/>
            </w:tcMar>
          </w:tcPr>
          <w:p w:rsidR="00000000" w:rsidDel="00000000" w:rsidP="00000000" w:rsidRDefault="00000000" w:rsidRPr="00000000" w14:paraId="0000021E">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2.Show invoice</w:t>
            </w:r>
          </w:p>
        </w:tc>
      </w:tr>
      <w:tr>
        <w:trPr>
          <w:cantSplit w:val="0"/>
          <w:tblHeader w:val="0"/>
        </w:trPr>
        <w:tc>
          <w:tcPr>
            <w:tcBorders>
              <w:top w:color="5b9bd5" w:space="0" w:sz="8" w:val="single"/>
              <w:left w:color="5b9bd5" w:space="0" w:sz="8" w:val="single"/>
              <w:bottom w:color="5b9bd5" w:space="0" w:sz="8" w:val="single"/>
              <w:right w:color="5b9bd5" w:space="0" w:sz="8" w:val="single"/>
            </w:tcBorders>
            <w:tcMar>
              <w:top w:w="0.0" w:type="dxa"/>
              <w:left w:w="108.0" w:type="dxa"/>
              <w:bottom w:w="0.0" w:type="dxa"/>
              <w:right w:w="108.0" w:type="dxa"/>
            </w:tcMar>
          </w:tcPr>
          <w:p w:rsidR="00000000" w:rsidDel="00000000" w:rsidP="00000000" w:rsidRDefault="00000000" w:rsidRPr="00000000" w14:paraId="0000021F">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3.Close invoice</w:t>
            </w:r>
          </w:p>
        </w:tc>
        <w:tc>
          <w:tcPr>
            <w:tcBorders>
              <w:top w:color="5b9bd5" w:space="0" w:sz="8" w:val="single"/>
              <w:left w:color="5b9bd5" w:space="0" w:sz="8" w:val="single"/>
              <w:bottom w:color="5b9bd5" w:space="0" w:sz="8" w:val="single"/>
              <w:right w:color="5b9bd5" w:space="0" w:sz="8" w:val="single"/>
            </w:tcBorders>
            <w:tcMar>
              <w:top w:w="0.0" w:type="dxa"/>
              <w:left w:w="108.0" w:type="dxa"/>
              <w:bottom w:w="0.0" w:type="dxa"/>
              <w:right w:w="108.0" w:type="dxa"/>
            </w:tcMar>
          </w:tcPr>
          <w:p w:rsidR="00000000" w:rsidDel="00000000" w:rsidP="00000000" w:rsidRDefault="00000000" w:rsidRPr="00000000" w14:paraId="00000220">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4.Shows closed successfully</w:t>
            </w:r>
          </w:p>
        </w:tc>
      </w:tr>
    </w:tbl>
    <w:p w:rsidR="00000000" w:rsidDel="00000000" w:rsidP="00000000" w:rsidRDefault="00000000" w:rsidRPr="00000000" w14:paraId="00000221">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steps performed of function: SEE REVENUE</w:t>
      </w:r>
    </w:p>
    <w:p w:rsidR="00000000" w:rsidDel="00000000" w:rsidP="00000000" w:rsidRDefault="00000000" w:rsidRPr="00000000" w14:paraId="00000222">
      <w:pPr>
        <w:spacing w:line="360" w:lineRule="auto"/>
        <w:rPr>
          <w:rFonts w:ascii="Times New Roman" w:cs="Times New Roman" w:eastAsia="Times New Roman" w:hAnsi="Times New Roman"/>
          <w:sz w:val="26"/>
          <w:szCs w:val="26"/>
        </w:rPr>
      </w:pPr>
      <w:r w:rsidDel="00000000" w:rsidR="00000000" w:rsidRPr="00000000">
        <w:rPr>
          <w:rtl w:val="0"/>
        </w:rPr>
      </w:r>
    </w:p>
    <w:tbl>
      <w:tblPr>
        <w:tblStyle w:val="Table13"/>
        <w:tblW w:w="9450.0" w:type="dxa"/>
        <w:jc w:val="left"/>
        <w:tblInd w:w="-90.0" w:type="dxa"/>
        <w:tblBorders>
          <w:top w:color="5b9bd5" w:space="0" w:sz="8" w:val="single"/>
          <w:left w:color="5b9bd5" w:space="0" w:sz="8" w:val="single"/>
          <w:bottom w:color="5b9bd5" w:space="0" w:sz="8" w:val="single"/>
          <w:right w:color="5b9bd5" w:space="0" w:sz="8" w:val="single"/>
          <w:insideH w:color="5b9bd5" w:space="0" w:sz="8" w:val="single"/>
          <w:insideV w:color="5b9bd5" w:space="0" w:sz="8" w:val="single"/>
        </w:tblBorders>
        <w:tblLayout w:type="fixed"/>
        <w:tblLook w:val="0400"/>
      </w:tblPr>
      <w:tblGrid>
        <w:gridCol w:w="4770"/>
        <w:gridCol w:w="4680"/>
        <w:tblGridChange w:id="0">
          <w:tblGrid>
            <w:gridCol w:w="4770"/>
            <w:gridCol w:w="4680"/>
          </w:tblGrid>
        </w:tblGridChange>
      </w:tblGrid>
      <w:tr>
        <w:trPr>
          <w:cantSplit w:val="0"/>
          <w:trHeight w:val="283.974609375" w:hRule="atLeast"/>
          <w:tblHeader w:val="0"/>
        </w:trPr>
        <w:tc>
          <w:tcPr/>
          <w:p w:rsidR="00000000" w:rsidDel="00000000" w:rsidP="00000000" w:rsidRDefault="00000000" w:rsidRPr="00000000" w14:paraId="00000223">
            <w:pPr>
              <w:spacing w:line="240" w:lineRule="auto"/>
              <w:ind w:left="72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Cashier</w:t>
            </w:r>
          </w:p>
        </w:tc>
        <w:tc>
          <w:tcPr/>
          <w:p w:rsidR="00000000" w:rsidDel="00000000" w:rsidP="00000000" w:rsidRDefault="00000000" w:rsidRPr="00000000" w14:paraId="00000224">
            <w:pPr>
              <w:spacing w:line="240" w:lineRule="auto"/>
              <w:ind w:left="72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System</w:t>
            </w:r>
          </w:p>
        </w:tc>
      </w:tr>
      <w:tr>
        <w:trPr>
          <w:cantSplit w:val="0"/>
          <w:tblHeader w:val="0"/>
        </w:trPr>
        <w:tc>
          <w:tcPr/>
          <w:p w:rsidR="00000000" w:rsidDel="00000000" w:rsidP="00000000" w:rsidRDefault="00000000" w:rsidRPr="00000000" w14:paraId="00000225">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1.See revenue</w:t>
            </w:r>
          </w:p>
        </w:tc>
        <w:tc>
          <w:tcPr/>
          <w:p w:rsidR="00000000" w:rsidDel="00000000" w:rsidP="00000000" w:rsidRDefault="00000000" w:rsidRPr="00000000" w14:paraId="00000226">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2.Show revenue</w:t>
            </w:r>
          </w:p>
        </w:tc>
      </w:tr>
      <w:tr>
        <w:trPr>
          <w:cantSplit w:val="0"/>
          <w:tblHeader w:val="0"/>
        </w:trPr>
        <w:tc>
          <w:tcPr/>
          <w:p w:rsidR="00000000" w:rsidDel="00000000" w:rsidP="00000000" w:rsidRDefault="00000000" w:rsidRPr="00000000" w14:paraId="00000227">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3.Close revenue</w:t>
            </w:r>
          </w:p>
        </w:tc>
        <w:tc>
          <w:tcPr/>
          <w:p w:rsidR="00000000" w:rsidDel="00000000" w:rsidP="00000000" w:rsidRDefault="00000000" w:rsidRPr="00000000" w14:paraId="00000228">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4.Shows closed successfully</w:t>
            </w:r>
          </w:p>
        </w:tc>
      </w:tr>
    </w:tbl>
    <w:p w:rsidR="00000000" w:rsidDel="00000000" w:rsidP="00000000" w:rsidRDefault="00000000" w:rsidRPr="00000000" w14:paraId="00000229">
      <w:pPr>
        <w:spacing w:line="36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2A">
      <w:pPr>
        <w:spacing w:line="36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b) Activity Diagram of function abc….</w:t>
      </w:r>
    </w:p>
    <w:p w:rsidR="00000000" w:rsidDel="00000000" w:rsidP="00000000" w:rsidRDefault="00000000" w:rsidRPr="00000000" w14:paraId="0000022B">
      <w:pPr>
        <w:spacing w:line="360" w:lineRule="auto"/>
        <w:jc w:val="both"/>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sz w:val="26"/>
          <w:szCs w:val="26"/>
          <w:rtl w:val="0"/>
        </w:rPr>
        <w:t xml:space="preserve">-Activity Diagram of function VIEW MENU:</w:t>
      </w:r>
      <w:r w:rsidDel="00000000" w:rsidR="00000000" w:rsidRPr="00000000">
        <w:rPr>
          <w:rtl w:val="0"/>
        </w:rPr>
      </w:r>
    </w:p>
    <w:p w:rsidR="00000000" w:rsidDel="00000000" w:rsidP="00000000" w:rsidRDefault="00000000" w:rsidRPr="00000000" w14:paraId="0000022C">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562600" cy="5495925"/>
            <wp:effectExtent b="0" l="0" r="0" t="0"/>
            <wp:docPr id="6" name="image6.png"/>
            <a:graphic>
              <a:graphicData uri="http://schemas.openxmlformats.org/drawingml/2006/picture">
                <pic:pic>
                  <pic:nvPicPr>
                    <pic:cNvPr id="0" name="image6.png"/>
                    <pic:cNvPicPr preferRelativeResize="0"/>
                  </pic:nvPicPr>
                  <pic:blipFill>
                    <a:blip r:embed="rId23"/>
                    <a:srcRect b="0" l="0" r="0" t="0"/>
                    <a:stretch>
                      <a:fillRect/>
                    </a:stretch>
                  </pic:blipFill>
                  <pic:spPr>
                    <a:xfrm>
                      <a:off x="0" y="0"/>
                      <a:ext cx="5562600" cy="5495925"/>
                    </a:xfrm>
                    <a:prstGeom prst="rect"/>
                    <a:ln/>
                  </pic:spPr>
                </pic:pic>
              </a:graphicData>
            </a:graphic>
          </wp:inline>
        </w:drawing>
      </w:r>
      <w:r w:rsidDel="00000000" w:rsidR="00000000" w:rsidRPr="00000000">
        <w:rPr>
          <w:rtl w:val="0"/>
        </w:rPr>
      </w:r>
    </w:p>
    <w:p w:rsidR="00000000" w:rsidDel="00000000" w:rsidP="00000000" w:rsidRDefault="00000000" w:rsidRPr="00000000" w14:paraId="0000022D">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Activity Diagram of function: PAY</w:t>
      </w:r>
    </w:p>
    <w:p w:rsidR="00000000" w:rsidDel="00000000" w:rsidP="00000000" w:rsidRDefault="00000000" w:rsidRPr="00000000" w14:paraId="0000022E">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943600" cy="4953000"/>
            <wp:effectExtent b="0" l="0" r="0" t="0"/>
            <wp:docPr id="4" name="image1.png"/>
            <a:graphic>
              <a:graphicData uri="http://schemas.openxmlformats.org/drawingml/2006/picture">
                <pic:pic>
                  <pic:nvPicPr>
                    <pic:cNvPr id="0" name="image1.png"/>
                    <pic:cNvPicPr preferRelativeResize="0"/>
                  </pic:nvPicPr>
                  <pic:blipFill>
                    <a:blip r:embed="rId24"/>
                    <a:srcRect b="0" l="0" r="0" t="0"/>
                    <a:stretch>
                      <a:fillRect/>
                    </a:stretch>
                  </pic:blipFill>
                  <pic:spPr>
                    <a:xfrm>
                      <a:off x="0" y="0"/>
                      <a:ext cx="5943600" cy="4953000"/>
                    </a:xfrm>
                    <a:prstGeom prst="rect"/>
                    <a:ln/>
                  </pic:spPr>
                </pic:pic>
              </a:graphicData>
            </a:graphic>
          </wp:inline>
        </w:drawing>
      </w:r>
      <w:r w:rsidDel="00000000" w:rsidR="00000000" w:rsidRPr="00000000">
        <w:rPr>
          <w:rtl w:val="0"/>
        </w:rPr>
      </w:r>
    </w:p>
    <w:p w:rsidR="00000000" w:rsidDel="00000000" w:rsidP="00000000" w:rsidRDefault="00000000" w:rsidRPr="00000000" w14:paraId="0000022F">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Activity Diagram of function: CHOOSING FOOD &amp; DRINK</w:t>
      </w:r>
    </w:p>
    <w:p w:rsidR="00000000" w:rsidDel="00000000" w:rsidP="00000000" w:rsidRDefault="00000000" w:rsidRPr="00000000" w14:paraId="00000230">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867400" cy="4848225"/>
            <wp:effectExtent b="0" l="0" r="0" t="0"/>
            <wp:docPr id="12" name="image5.png"/>
            <a:graphic>
              <a:graphicData uri="http://schemas.openxmlformats.org/drawingml/2006/picture">
                <pic:pic>
                  <pic:nvPicPr>
                    <pic:cNvPr id="0" name="image5.png"/>
                    <pic:cNvPicPr preferRelativeResize="0"/>
                  </pic:nvPicPr>
                  <pic:blipFill>
                    <a:blip r:embed="rId25"/>
                    <a:srcRect b="0" l="0" r="0" t="0"/>
                    <a:stretch>
                      <a:fillRect/>
                    </a:stretch>
                  </pic:blipFill>
                  <pic:spPr>
                    <a:xfrm>
                      <a:off x="0" y="0"/>
                      <a:ext cx="5867400" cy="4848225"/>
                    </a:xfrm>
                    <a:prstGeom prst="rect"/>
                    <a:ln/>
                  </pic:spPr>
                </pic:pic>
              </a:graphicData>
            </a:graphic>
          </wp:inline>
        </w:drawing>
      </w:r>
      <w:r w:rsidDel="00000000" w:rsidR="00000000" w:rsidRPr="00000000">
        <w:rPr>
          <w:rtl w:val="0"/>
        </w:rPr>
      </w:r>
    </w:p>
    <w:p w:rsidR="00000000" w:rsidDel="00000000" w:rsidP="00000000" w:rsidRDefault="00000000" w:rsidRPr="00000000" w14:paraId="00000231">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Activity Diagram of function: VIEW INVOICE</w:t>
      </w:r>
    </w:p>
    <w:p w:rsidR="00000000" w:rsidDel="00000000" w:rsidP="00000000" w:rsidRDefault="00000000" w:rsidRPr="00000000" w14:paraId="00000232">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943600" cy="3149600"/>
            <wp:effectExtent b="0" l="0" r="0" t="0"/>
            <wp:docPr id="7" name="image8.png"/>
            <a:graphic>
              <a:graphicData uri="http://schemas.openxmlformats.org/drawingml/2006/picture">
                <pic:pic>
                  <pic:nvPicPr>
                    <pic:cNvPr id="0" name="image8.png"/>
                    <pic:cNvPicPr preferRelativeResize="0"/>
                  </pic:nvPicPr>
                  <pic:blipFill>
                    <a:blip r:embed="rId26"/>
                    <a:srcRect b="0" l="0" r="0" t="0"/>
                    <a:stretch>
                      <a:fillRect/>
                    </a:stretch>
                  </pic:blipFill>
                  <pic:spPr>
                    <a:xfrm>
                      <a:off x="0" y="0"/>
                      <a:ext cx="5943600"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233">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Activity Diagram of function: SEE REVENUE</w:t>
      </w:r>
    </w:p>
    <w:p w:rsidR="00000000" w:rsidDel="00000000" w:rsidP="00000000" w:rsidRDefault="00000000" w:rsidRPr="00000000" w14:paraId="00000234">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019675" cy="2562225"/>
            <wp:effectExtent b="0" l="0" r="0" t="0"/>
            <wp:docPr id="8" name="image9.png"/>
            <a:graphic>
              <a:graphicData uri="http://schemas.openxmlformats.org/drawingml/2006/picture">
                <pic:pic>
                  <pic:nvPicPr>
                    <pic:cNvPr id="0" name="image9.png"/>
                    <pic:cNvPicPr preferRelativeResize="0"/>
                  </pic:nvPicPr>
                  <pic:blipFill>
                    <a:blip r:embed="rId27"/>
                    <a:srcRect b="0" l="0" r="0" t="0"/>
                    <a:stretch>
                      <a:fillRect/>
                    </a:stretch>
                  </pic:blipFill>
                  <pic:spPr>
                    <a:xfrm>
                      <a:off x="0" y="0"/>
                      <a:ext cx="5019675" cy="2562225"/>
                    </a:xfrm>
                    <a:prstGeom prst="rect"/>
                    <a:ln/>
                  </pic:spPr>
                </pic:pic>
              </a:graphicData>
            </a:graphic>
          </wp:inline>
        </w:drawing>
      </w:r>
      <w:r w:rsidDel="00000000" w:rsidR="00000000" w:rsidRPr="00000000">
        <w:rPr>
          <w:rtl w:val="0"/>
        </w:rPr>
      </w:r>
    </w:p>
    <w:p w:rsidR="00000000" w:rsidDel="00000000" w:rsidP="00000000" w:rsidRDefault="00000000" w:rsidRPr="00000000" w14:paraId="00000235">
      <w:pPr>
        <w:spacing w:line="36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36">
      <w:pPr>
        <w:spacing w:line="36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11. INTERFACE DESIGN </w:t>
      </w:r>
    </w:p>
    <w:p w:rsidR="00000000" w:rsidDel="00000000" w:rsidP="00000000" w:rsidRDefault="00000000" w:rsidRPr="00000000" w14:paraId="00000237">
      <w:pPr>
        <w:spacing w:line="36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&lt;</w:t>
      </w:r>
      <w:r w:rsidDel="00000000" w:rsidR="00000000" w:rsidRPr="00000000">
        <w:rPr>
          <w:rFonts w:ascii="Times New Roman" w:cs="Times New Roman" w:eastAsia="Times New Roman" w:hAnsi="Times New Roman"/>
          <w:sz w:val="26"/>
          <w:szCs w:val="26"/>
          <w:rtl w:val="0"/>
        </w:rPr>
        <w:t xml:space="preserve"> Thiết kế giao diện hệ thống ứng dụng</w:t>
      </w:r>
      <w:r w:rsidDel="00000000" w:rsidR="00000000" w:rsidRPr="00000000">
        <w:rPr>
          <w:rFonts w:ascii="Times New Roman" w:cs="Times New Roman" w:eastAsia="Times New Roman" w:hAnsi="Times New Roman"/>
          <w:b w:val="1"/>
          <w:sz w:val="26"/>
          <w:szCs w:val="26"/>
          <w:rtl w:val="0"/>
        </w:rPr>
        <w:t xml:space="preserve"> &gt;</w:t>
      </w:r>
    </w:p>
    <w:p w:rsidR="00000000" w:rsidDel="00000000" w:rsidP="00000000" w:rsidRDefault="00000000" w:rsidRPr="00000000" w14:paraId="00000238">
      <w:pPr>
        <w:spacing w:line="36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2562225" cy="2228850"/>
            <wp:effectExtent b="0" l="0" r="0" t="0"/>
            <wp:docPr id="13" name="image4.png"/>
            <a:graphic>
              <a:graphicData uri="http://schemas.openxmlformats.org/drawingml/2006/picture">
                <pic:pic>
                  <pic:nvPicPr>
                    <pic:cNvPr id="0" name="image4.png"/>
                    <pic:cNvPicPr preferRelativeResize="0"/>
                  </pic:nvPicPr>
                  <pic:blipFill>
                    <a:blip r:embed="rId28"/>
                    <a:srcRect b="0" l="0" r="0" t="0"/>
                    <a:stretch>
                      <a:fillRect/>
                    </a:stretch>
                  </pic:blipFill>
                  <pic:spPr>
                    <a:xfrm>
                      <a:off x="0" y="0"/>
                      <a:ext cx="2562225" cy="2228850"/>
                    </a:xfrm>
                    <a:prstGeom prst="rect"/>
                    <a:ln/>
                  </pic:spPr>
                </pic:pic>
              </a:graphicData>
            </a:graphic>
          </wp:inline>
        </w:drawing>
      </w:r>
      <w:r w:rsidDel="00000000" w:rsidR="00000000" w:rsidRPr="00000000">
        <w:rPr>
          <w:rtl w:val="0"/>
        </w:rPr>
      </w:r>
    </w:p>
    <w:p w:rsidR="00000000" w:rsidDel="00000000" w:rsidP="00000000" w:rsidRDefault="00000000" w:rsidRPr="00000000" w14:paraId="00000239">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11.1. Introduction tool design</w:t>
      </w:r>
      <w:r w:rsidDel="00000000" w:rsidR="00000000" w:rsidRPr="00000000">
        <w:rPr>
          <w:rtl w:val="0"/>
        </w:rPr>
      </w:r>
    </w:p>
    <w:p w:rsidR="00000000" w:rsidDel="00000000" w:rsidP="00000000" w:rsidRDefault="00000000" w:rsidRPr="00000000" w14:paraId="0000023A">
      <w:pPr>
        <w:spacing w:line="240" w:lineRule="auto"/>
        <w:jc w:val="both"/>
        <w:rPr>
          <w:color w:val="202124"/>
          <w:sz w:val="26"/>
          <w:szCs w:val="26"/>
          <w:highlight w:val="white"/>
        </w:rPr>
      </w:pPr>
      <w:r w:rsidDel="00000000" w:rsidR="00000000" w:rsidRPr="00000000">
        <w:rPr>
          <w:color w:val="202124"/>
          <w:sz w:val="26"/>
          <w:szCs w:val="26"/>
          <w:highlight w:val="white"/>
          <w:rtl w:val="0"/>
        </w:rPr>
        <w:t xml:space="preserve">Figma is a design and visualization tool, popular especially in the fields of user interface (UI) and user experience (UX) design. It allows users to create mockups, prototypes, and interactive designs easily, flexibly, and work with multiple people simultaneously through an online environment.</w:t>
      </w:r>
    </w:p>
    <w:p w:rsidR="00000000" w:rsidDel="00000000" w:rsidP="00000000" w:rsidRDefault="00000000" w:rsidRPr="00000000" w14:paraId="0000023B">
      <w:pPr>
        <w:spacing w:line="240" w:lineRule="auto"/>
        <w:jc w:val="both"/>
        <w:rPr>
          <w:color w:val="202124"/>
          <w:sz w:val="26"/>
          <w:szCs w:val="26"/>
          <w:highlight w:val="white"/>
        </w:rPr>
      </w:pPr>
      <w:r w:rsidDel="00000000" w:rsidR="00000000" w:rsidRPr="00000000">
        <w:rPr>
          <w:rtl w:val="0"/>
        </w:rPr>
      </w:r>
    </w:p>
    <w:p w:rsidR="00000000" w:rsidDel="00000000" w:rsidP="00000000" w:rsidRDefault="00000000" w:rsidRPr="00000000" w14:paraId="0000023C">
      <w:pPr>
        <w:shd w:fill="f8f9fa" w:val="clear"/>
        <w:spacing w:after="0" w:before="0" w:line="240" w:lineRule="auto"/>
        <w:jc w:val="both"/>
        <w:rPr>
          <w:rFonts w:ascii="Times New Roman" w:cs="Times New Roman" w:eastAsia="Times New Roman" w:hAnsi="Times New Roman"/>
          <w:sz w:val="26"/>
          <w:szCs w:val="26"/>
          <w:highlight w:val="white"/>
        </w:rPr>
      </w:pPr>
      <w:r w:rsidDel="00000000" w:rsidR="00000000" w:rsidRPr="00000000">
        <w:rPr>
          <w:color w:val="202124"/>
          <w:sz w:val="26"/>
          <w:szCs w:val="26"/>
          <w:highlight w:val="white"/>
          <w:rtl w:val="0"/>
        </w:rPr>
        <w:t xml:space="preserve">Figma goes beyond creating static user interfaces and still allows users to create interactive prototypes, giving users a hands-on experience of how products will work before they are developed.</w:t>
      </w:r>
      <w:r w:rsidDel="00000000" w:rsidR="00000000" w:rsidRPr="00000000">
        <w:rPr>
          <w:rtl w:val="0"/>
        </w:rPr>
      </w:r>
    </w:p>
    <w:p w:rsidR="00000000" w:rsidDel="00000000" w:rsidP="00000000" w:rsidRDefault="00000000" w:rsidRPr="00000000" w14:paraId="0000023D">
      <w:pPr>
        <w:spacing w:line="36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11.2 User Interface Design for ABC Function</w:t>
      </w:r>
    </w:p>
    <w:p w:rsidR="00000000" w:rsidDel="00000000" w:rsidP="00000000" w:rsidRDefault="00000000" w:rsidRPr="00000000" w14:paraId="0000023E">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&lt;Thiết kế giao diện hệ thống cho các chức năng phần mềm&gt;</w:t>
      </w:r>
    </w:p>
    <w:p w:rsidR="00000000" w:rsidDel="00000000" w:rsidP="00000000" w:rsidRDefault="00000000" w:rsidRPr="00000000" w14:paraId="0000023F">
      <w:pPr>
        <w:spacing w:line="36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40">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943600" cy="3378200"/>
            <wp:effectExtent b="0" l="0" r="0" t="0"/>
            <wp:docPr id="14" name="image11.png"/>
            <a:graphic>
              <a:graphicData uri="http://schemas.openxmlformats.org/drawingml/2006/picture">
                <pic:pic>
                  <pic:nvPicPr>
                    <pic:cNvPr id="0" name="image11.png"/>
                    <pic:cNvPicPr preferRelativeResize="0"/>
                  </pic:nvPicPr>
                  <pic:blipFill>
                    <a:blip r:embed="rId29"/>
                    <a:srcRect b="0" l="0" r="0" t="0"/>
                    <a:stretch>
                      <a:fillRect/>
                    </a:stretch>
                  </pic:blipFill>
                  <pic:spPr>
                    <a:xfrm>
                      <a:off x="0" y="0"/>
                      <a:ext cx="5943600" cy="3378200"/>
                    </a:xfrm>
                    <a:prstGeom prst="rect"/>
                    <a:ln/>
                  </pic:spPr>
                </pic:pic>
              </a:graphicData>
            </a:graphic>
          </wp:inline>
        </w:drawing>
      </w:r>
      <w:r w:rsidDel="00000000" w:rsidR="00000000" w:rsidRPr="00000000">
        <w:rPr>
          <w:rFonts w:ascii="Times New Roman" w:cs="Times New Roman" w:eastAsia="Times New Roman" w:hAnsi="Times New Roman"/>
          <w:sz w:val="26"/>
          <w:szCs w:val="26"/>
        </w:rPr>
        <w:drawing>
          <wp:inline distB="114300" distT="114300" distL="114300" distR="114300">
            <wp:extent cx="5943600" cy="3378200"/>
            <wp:effectExtent b="0" l="0" r="0" t="0"/>
            <wp:docPr id="3" name="image3.png"/>
            <a:graphic>
              <a:graphicData uri="http://schemas.openxmlformats.org/drawingml/2006/picture">
                <pic:pic>
                  <pic:nvPicPr>
                    <pic:cNvPr id="0" name="image3.png"/>
                    <pic:cNvPicPr preferRelativeResize="0"/>
                  </pic:nvPicPr>
                  <pic:blipFill>
                    <a:blip r:embed="rId30"/>
                    <a:srcRect b="0" l="0" r="0" t="0"/>
                    <a:stretch>
                      <a:fillRect/>
                    </a:stretch>
                  </pic:blipFill>
                  <pic:spPr>
                    <a:xfrm>
                      <a:off x="0" y="0"/>
                      <a:ext cx="5943600" cy="3378200"/>
                    </a:xfrm>
                    <a:prstGeom prst="rect"/>
                    <a:ln/>
                  </pic:spPr>
                </pic:pic>
              </a:graphicData>
            </a:graphic>
          </wp:inline>
        </w:drawing>
      </w:r>
      <w:r w:rsidDel="00000000" w:rsidR="00000000" w:rsidRPr="00000000">
        <w:rPr>
          <w:rtl w:val="0"/>
        </w:rPr>
      </w:r>
    </w:p>
    <w:p w:rsidR="00000000" w:rsidDel="00000000" w:rsidP="00000000" w:rsidRDefault="00000000" w:rsidRPr="00000000" w14:paraId="00000241">
      <w:pPr>
        <w:spacing w:line="36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12. CONFIGURATION MANAGEMENT</w:t>
      </w:r>
    </w:p>
    <w:p w:rsidR="00000000" w:rsidDel="00000000" w:rsidP="00000000" w:rsidRDefault="00000000" w:rsidRPr="00000000" w14:paraId="00000242">
      <w:pPr>
        <w:spacing w:line="36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a) Introduction the tool Source Code Management</w:t>
      </w:r>
    </w:p>
    <w:p w:rsidR="00000000" w:rsidDel="00000000" w:rsidP="00000000" w:rsidRDefault="00000000" w:rsidRPr="00000000" w14:paraId="00000243">
      <w:pPr>
        <w:spacing w:line="360" w:lineRule="auto"/>
        <w:jc w:val="both"/>
        <w:rPr>
          <w:rFonts w:ascii="Times New Roman" w:cs="Times New Roman" w:eastAsia="Times New Roman" w:hAnsi="Times New Roman"/>
          <w:b w:val="1"/>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GitHub is a web-based source code repository service for software development projects. This service provides the ability to manage source code and its versions according to the Git mechanism and has added some of its own features. Some key features of GitHub include:</w:t>
      </w:r>
      <w:r w:rsidDel="00000000" w:rsidR="00000000" w:rsidRPr="00000000">
        <w:rPr>
          <w:rtl w:val="0"/>
        </w:rPr>
      </w:r>
    </w:p>
    <w:p w:rsidR="00000000" w:rsidDel="00000000" w:rsidP="00000000" w:rsidRDefault="00000000" w:rsidRPr="00000000" w14:paraId="00000244">
      <w:pPr>
        <w:spacing w:line="36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b) Introduction Key Functional</w:t>
      </w:r>
    </w:p>
    <w:p w:rsidR="00000000" w:rsidDel="00000000" w:rsidP="00000000" w:rsidRDefault="00000000" w:rsidRPr="00000000" w14:paraId="00000245">
      <w:pPr>
        <w:numPr>
          <w:ilvl w:val="0"/>
          <w:numId w:val="2"/>
        </w:numPr>
        <w:spacing w:after="0" w:afterAutospacing="0" w:before="240"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Source code management: GitHub helps developers manage, inspect source code, and organize it in a distributed data format.</w:t>
      </w:r>
    </w:p>
    <w:p w:rsidR="00000000" w:rsidDel="00000000" w:rsidP="00000000" w:rsidRDefault="00000000" w:rsidRPr="00000000" w14:paraId="00000246">
      <w:pPr>
        <w:numPr>
          <w:ilvl w:val="0"/>
          <w:numId w:val="2"/>
        </w:numPr>
        <w:spacing w:after="0" w:afterAutospacing="0" w:before="0" w:beforeAutospacing="0"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Project management: GitHub operates like a social network for developers, making their exchanges and interactions more convenient.</w:t>
      </w:r>
    </w:p>
    <w:p w:rsidR="00000000" w:rsidDel="00000000" w:rsidP="00000000" w:rsidRDefault="00000000" w:rsidRPr="00000000" w14:paraId="00000247">
      <w:pPr>
        <w:numPr>
          <w:ilvl w:val="0"/>
          <w:numId w:val="2"/>
        </w:numPr>
        <w:spacing w:after="240" w:before="0" w:beforeAutospacing="0"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Community support: GitHub has made a significant impact in the open-source community.</w:t>
      </w:r>
    </w:p>
    <w:p w:rsidR="00000000" w:rsidDel="00000000" w:rsidP="00000000" w:rsidRDefault="00000000" w:rsidRPr="00000000" w14:paraId="00000248">
      <w:pPr>
        <w:spacing w:line="36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 The Screen Shot apply Source Code Management of team</w:t>
      </w:r>
    </w:p>
    <w:p w:rsidR="00000000" w:rsidDel="00000000" w:rsidP="00000000" w:rsidRDefault="00000000" w:rsidRPr="00000000" w14:paraId="00000249">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&lt;Giao diện quản lý mã nguồn/tài liệu của nhóm&gt;</w:t>
      </w:r>
    </w:p>
    <w:p w:rsidR="00000000" w:rsidDel="00000000" w:rsidP="00000000" w:rsidRDefault="00000000" w:rsidRPr="00000000" w14:paraId="0000024A">
      <w:pPr>
        <w:pBdr>
          <w:top w:color="d9d9e3" w:space="0" w:sz="0" w:val="none"/>
          <w:left w:color="d9d9e3" w:space="0" w:sz="0" w:val="none"/>
          <w:bottom w:color="d9d9e3" w:space="0" w:sz="0" w:val="none"/>
          <w:right w:color="d9d9e3" w:space="0" w:sz="0" w:val="none"/>
          <w:between w:color="d9d9e3" w:space="0" w:sz="0" w:val="none"/>
        </w:pBdr>
        <w:spacing w:after="300" w:before="300" w:line="360" w:lineRule="auto"/>
        <w:ind w:left="0" w:firstLine="0"/>
        <w:rPr>
          <w:rFonts w:ascii="Times New Roman" w:cs="Times New Roman" w:eastAsia="Times New Roman" w:hAnsi="Times New Roman"/>
          <w:color w:val="374151"/>
          <w:sz w:val="26"/>
          <w:szCs w:val="26"/>
        </w:rPr>
      </w:pPr>
      <w:r w:rsidDel="00000000" w:rsidR="00000000" w:rsidRPr="00000000">
        <w:rPr>
          <w:rtl w:val="0"/>
        </w:rPr>
      </w:r>
    </w:p>
    <w:p w:rsidR="00000000" w:rsidDel="00000000" w:rsidP="00000000" w:rsidRDefault="00000000" w:rsidRPr="00000000" w14:paraId="0000024B">
      <w:pPr>
        <w:spacing w:line="36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4C">
      <w:pPr>
        <w:spacing w:line="36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13. TESTING</w:t>
      </w:r>
    </w:p>
    <w:p w:rsidR="00000000" w:rsidDel="00000000" w:rsidP="00000000" w:rsidRDefault="00000000" w:rsidRPr="00000000" w14:paraId="0000024D">
      <w:pPr>
        <w:spacing w:line="36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a) Introduction to method testing apply of this project</w:t>
      </w:r>
    </w:p>
    <w:p w:rsidR="00000000" w:rsidDel="00000000" w:rsidP="00000000" w:rsidRDefault="00000000" w:rsidRPr="00000000" w14:paraId="0000024E">
      <w:pPr>
        <w:spacing w:line="360" w:lineRule="auto"/>
        <w:jc w:val="both"/>
        <w:rPr>
          <w:rFonts w:ascii="Times New Roman" w:cs="Times New Roman" w:eastAsia="Times New Roman" w:hAnsi="Times New Roman"/>
          <w:i w:val="1"/>
          <w:sz w:val="26"/>
          <w:szCs w:val="26"/>
          <w:highlight w:val="white"/>
        </w:rPr>
      </w:pPr>
      <w:r w:rsidDel="00000000" w:rsidR="00000000" w:rsidRPr="00000000">
        <w:rPr>
          <w:rFonts w:ascii="Times New Roman" w:cs="Times New Roman" w:eastAsia="Times New Roman" w:hAnsi="Times New Roman"/>
          <w:i w:val="1"/>
          <w:sz w:val="26"/>
          <w:szCs w:val="26"/>
          <w:highlight w:val="white"/>
          <w:rtl w:val="0"/>
        </w:rPr>
        <w:t xml:space="preserve">&lt;Giới thiệu phương pháp kiểm thử được áp dụng cho dự án&gt;</w:t>
      </w:r>
    </w:p>
    <w:p w:rsidR="00000000" w:rsidDel="00000000" w:rsidP="00000000" w:rsidRDefault="00000000" w:rsidRPr="00000000" w14:paraId="0000024F">
      <w:pPr>
        <w:numPr>
          <w:ilvl w:val="0"/>
          <w:numId w:val="3"/>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360" w:lineRule="auto"/>
        <w:ind w:left="720" w:hanging="36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Unit Testing:Testing individual components or modules to ensure they function correctly in isolation. Developers often conduct this testing level.</w:t>
      </w:r>
    </w:p>
    <w:p w:rsidR="00000000" w:rsidDel="00000000" w:rsidP="00000000" w:rsidRDefault="00000000" w:rsidRPr="00000000" w14:paraId="00000250">
      <w:pPr>
        <w:numPr>
          <w:ilvl w:val="0"/>
          <w:numId w:val="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360" w:lineRule="auto"/>
        <w:ind w:left="720" w:hanging="36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Integration Testing:Testing how different modules or components work together as a group. Ensures that integrated components interact as expected.</w:t>
      </w:r>
    </w:p>
    <w:p w:rsidR="00000000" w:rsidDel="00000000" w:rsidP="00000000" w:rsidRDefault="00000000" w:rsidRPr="00000000" w14:paraId="00000251">
      <w:pPr>
        <w:numPr>
          <w:ilvl w:val="0"/>
          <w:numId w:val="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360" w:lineRule="auto"/>
        <w:ind w:left="720" w:hanging="36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System Testing:Testing the entire system as a whole. It validates that all components work together according to the requirements.</w:t>
      </w:r>
    </w:p>
    <w:p w:rsidR="00000000" w:rsidDel="00000000" w:rsidP="00000000" w:rsidRDefault="00000000" w:rsidRPr="00000000" w14:paraId="00000252">
      <w:pPr>
        <w:numPr>
          <w:ilvl w:val="0"/>
          <w:numId w:val="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360" w:lineRule="auto"/>
        <w:ind w:left="720" w:hanging="36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Acceptance Testing:Checking whether the software meets the business requirements and is acceptable for delivery. Users or stakeholders usually perform this testing.</w:t>
      </w:r>
    </w:p>
    <w:p w:rsidR="00000000" w:rsidDel="00000000" w:rsidP="00000000" w:rsidRDefault="00000000" w:rsidRPr="00000000" w14:paraId="00000253">
      <w:pPr>
        <w:numPr>
          <w:ilvl w:val="0"/>
          <w:numId w:val="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360" w:lineRule="auto"/>
        <w:ind w:left="720" w:hanging="36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Regression Testing:Verifying that changes in one part of the software do not affect the existing functionalities. This helps maintain the stability of the system.</w:t>
      </w:r>
    </w:p>
    <w:p w:rsidR="00000000" w:rsidDel="00000000" w:rsidP="00000000" w:rsidRDefault="00000000" w:rsidRPr="00000000" w14:paraId="00000254">
      <w:pPr>
        <w:numPr>
          <w:ilvl w:val="0"/>
          <w:numId w:val="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360" w:lineRule="auto"/>
        <w:ind w:left="720" w:hanging="36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Performance Testing:Evaluating the performance and responsiveness of the system under various conditions, such as load, stress, or volume.</w:t>
      </w:r>
    </w:p>
    <w:p w:rsidR="00000000" w:rsidDel="00000000" w:rsidP="00000000" w:rsidRDefault="00000000" w:rsidRPr="00000000" w14:paraId="00000255">
      <w:pPr>
        <w:numPr>
          <w:ilvl w:val="0"/>
          <w:numId w:val="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360" w:lineRule="auto"/>
        <w:ind w:left="720" w:hanging="36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Security Testing:Identifying vulnerabilities and weaknesses in the system to ensure data and resources are protected against potential threats.</w:t>
      </w:r>
    </w:p>
    <w:p w:rsidR="00000000" w:rsidDel="00000000" w:rsidP="00000000" w:rsidRDefault="00000000" w:rsidRPr="00000000" w14:paraId="00000256">
      <w:pPr>
        <w:numPr>
          <w:ilvl w:val="0"/>
          <w:numId w:val="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360" w:lineRule="auto"/>
        <w:ind w:left="720" w:hanging="36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Usability Testing:Assessing the ease of use and user-friendliness of the software, focusing on user interaction and user experience.</w:t>
      </w:r>
    </w:p>
    <w:p w:rsidR="00000000" w:rsidDel="00000000" w:rsidP="00000000" w:rsidRDefault="00000000" w:rsidRPr="00000000" w14:paraId="00000257">
      <w:pPr>
        <w:numPr>
          <w:ilvl w:val="0"/>
          <w:numId w:val="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360" w:lineRule="auto"/>
        <w:ind w:left="720" w:hanging="36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Exploratory Testing:Freestyle testing where testers explore the system, learning about it while testing and designing test cases simultaneously.</w:t>
      </w:r>
    </w:p>
    <w:p w:rsidR="00000000" w:rsidDel="00000000" w:rsidP="00000000" w:rsidRDefault="00000000" w:rsidRPr="00000000" w14:paraId="00000258">
      <w:pPr>
        <w:numPr>
          <w:ilvl w:val="0"/>
          <w:numId w:val="3"/>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360" w:lineRule="auto"/>
        <w:ind w:left="720" w:hanging="36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A/B Testing:Comparing two versions of a product to determine which performs better. Often used in web development and marketing.</w:t>
      </w:r>
      <w:r w:rsidDel="00000000" w:rsidR="00000000" w:rsidRPr="00000000">
        <w:rPr>
          <w:rtl w:val="0"/>
        </w:rPr>
      </w:r>
    </w:p>
    <w:p w:rsidR="00000000" w:rsidDel="00000000" w:rsidP="00000000" w:rsidRDefault="00000000" w:rsidRPr="00000000" w14:paraId="00000259">
      <w:pPr>
        <w:spacing w:line="36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b) Test Cases</w:t>
      </w:r>
    </w:p>
    <w:p w:rsidR="00000000" w:rsidDel="00000000" w:rsidP="00000000" w:rsidRDefault="00000000" w:rsidRPr="00000000" w14:paraId="0000025A">
      <w:pPr>
        <w:spacing w:line="360" w:lineRule="auto"/>
        <w:jc w:val="both"/>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&lt;Thiết kế test case cho các chức năng (05 chức năng bất kỳ), theo mẫu Test Case đính kèm&gt;</w:t>
      </w:r>
    </w:p>
    <w:p w:rsidR="00000000" w:rsidDel="00000000" w:rsidP="00000000" w:rsidRDefault="00000000" w:rsidRPr="00000000" w14:paraId="0000025B">
      <w:pPr>
        <w:spacing w:line="360" w:lineRule="auto"/>
        <w:jc w:val="both"/>
        <w:rPr>
          <w:rFonts w:ascii="Times New Roman" w:cs="Times New Roman" w:eastAsia="Times New Roman" w:hAnsi="Times New Roman"/>
          <w:sz w:val="26"/>
          <w:szCs w:val="26"/>
        </w:rPr>
      </w:pPr>
      <w:hyperlink r:id="rId31">
        <w:r w:rsidDel="00000000" w:rsidR="00000000" w:rsidRPr="00000000">
          <w:rPr>
            <w:rFonts w:ascii="Times New Roman" w:cs="Times New Roman" w:eastAsia="Times New Roman" w:hAnsi="Times New Roman"/>
            <w:color w:val="1155cc"/>
            <w:sz w:val="26"/>
            <w:szCs w:val="26"/>
            <w:u w:val="single"/>
            <w:rtl w:val="0"/>
          </w:rPr>
          <w:t xml:space="preserve">test case</w:t>
        </w:r>
      </w:hyperlink>
      <w:r w:rsidDel="00000000" w:rsidR="00000000" w:rsidRPr="00000000">
        <w:rPr>
          <w:rtl w:val="0"/>
        </w:rPr>
      </w:r>
    </w:p>
    <w:p w:rsidR="00000000" w:rsidDel="00000000" w:rsidP="00000000" w:rsidRDefault="00000000" w:rsidRPr="00000000" w14:paraId="0000025C">
      <w:pPr>
        <w:spacing w:line="360" w:lineRule="auto"/>
        <w:jc w:val="both"/>
        <w:rPr>
          <w:rFonts w:ascii="Times New Roman" w:cs="Times New Roman" w:eastAsia="Times New Roman" w:hAnsi="Times New Roman"/>
          <w:color w:val="202124"/>
          <w:sz w:val="26"/>
          <w:szCs w:val="26"/>
          <w:highlight w:val="white"/>
        </w:rPr>
      </w:pPr>
      <w:r w:rsidDel="00000000" w:rsidR="00000000" w:rsidRPr="00000000">
        <w:rPr>
          <w:rFonts w:ascii="Times New Roman" w:cs="Times New Roman" w:eastAsia="Times New Roman" w:hAnsi="Times New Roman"/>
          <w:color w:val="202124"/>
          <w:sz w:val="26"/>
          <w:szCs w:val="26"/>
          <w:highlight w:val="white"/>
          <w:rtl w:val="0"/>
        </w:rPr>
        <w:t xml:space="preserve">-Try the system: Check whether the operating system meets your needs or not.</w:t>
      </w:r>
    </w:p>
    <w:p w:rsidR="00000000" w:rsidDel="00000000" w:rsidP="00000000" w:rsidRDefault="00000000" w:rsidRPr="00000000" w14:paraId="0000025D">
      <w:pPr>
        <w:spacing w:line="360" w:lineRule="auto"/>
        <w:jc w:val="both"/>
        <w:rPr>
          <w:rFonts w:ascii="Times New Roman" w:cs="Times New Roman" w:eastAsia="Times New Roman" w:hAnsi="Times New Roman"/>
          <w:color w:val="202124"/>
          <w:sz w:val="26"/>
          <w:szCs w:val="26"/>
          <w:highlight w:val="white"/>
        </w:rPr>
      </w:pPr>
      <w:r w:rsidDel="00000000" w:rsidR="00000000" w:rsidRPr="00000000">
        <w:rPr>
          <w:rFonts w:ascii="Times New Roman" w:cs="Times New Roman" w:eastAsia="Times New Roman" w:hAnsi="Times New Roman"/>
          <w:color w:val="202124"/>
          <w:sz w:val="26"/>
          <w:szCs w:val="26"/>
          <w:highlight w:val="white"/>
          <w:rtl w:val="0"/>
        </w:rPr>
        <w:t xml:space="preserve">-Check whether work productivity can meet the time limit.</w:t>
      </w:r>
    </w:p>
    <w:p w:rsidR="00000000" w:rsidDel="00000000" w:rsidP="00000000" w:rsidRDefault="00000000" w:rsidRPr="00000000" w14:paraId="0000025E">
      <w:pPr>
        <w:spacing w:line="360" w:lineRule="auto"/>
        <w:jc w:val="both"/>
        <w:rPr>
          <w:rFonts w:ascii="Times New Roman" w:cs="Times New Roman" w:eastAsia="Times New Roman" w:hAnsi="Times New Roman"/>
          <w:color w:val="202124"/>
          <w:sz w:val="26"/>
          <w:szCs w:val="26"/>
          <w:highlight w:val="white"/>
        </w:rPr>
      </w:pPr>
      <w:r w:rsidDel="00000000" w:rsidR="00000000" w:rsidRPr="00000000">
        <w:rPr>
          <w:rFonts w:ascii="Times New Roman" w:cs="Times New Roman" w:eastAsia="Times New Roman" w:hAnsi="Times New Roman"/>
          <w:color w:val="202124"/>
          <w:sz w:val="26"/>
          <w:szCs w:val="26"/>
          <w:highlight w:val="white"/>
          <w:rtl w:val="0"/>
        </w:rPr>
        <w:t xml:space="preserve">-Check information security: avoid damage to property and personal information.</w:t>
      </w:r>
    </w:p>
    <w:p w:rsidR="00000000" w:rsidDel="00000000" w:rsidP="00000000" w:rsidRDefault="00000000" w:rsidRPr="00000000" w14:paraId="0000025F">
      <w:pPr>
        <w:spacing w:line="360" w:lineRule="auto"/>
        <w:jc w:val="both"/>
        <w:rPr>
          <w:rFonts w:ascii="Times New Roman" w:cs="Times New Roman" w:eastAsia="Times New Roman" w:hAnsi="Times New Roman"/>
          <w:color w:val="202124"/>
          <w:sz w:val="26"/>
          <w:szCs w:val="26"/>
          <w:highlight w:val="white"/>
        </w:rPr>
      </w:pPr>
      <w:r w:rsidDel="00000000" w:rsidR="00000000" w:rsidRPr="00000000">
        <w:rPr>
          <w:rFonts w:ascii="Times New Roman" w:cs="Times New Roman" w:eastAsia="Times New Roman" w:hAnsi="Times New Roman"/>
          <w:color w:val="202124"/>
          <w:sz w:val="26"/>
          <w:szCs w:val="26"/>
          <w:highlight w:val="white"/>
          <w:rtl w:val="0"/>
        </w:rPr>
        <w:t xml:space="preserve">-Check whether the form meets customer needs.</w:t>
      </w:r>
    </w:p>
    <w:p w:rsidR="00000000" w:rsidDel="00000000" w:rsidP="00000000" w:rsidRDefault="00000000" w:rsidRPr="00000000" w14:paraId="00000260">
      <w:pPr>
        <w:spacing w:after="0" w:before="0" w:line="308.5714285714286" w:lineRule="auto"/>
        <w:jc w:val="both"/>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color w:val="202124"/>
          <w:sz w:val="26"/>
          <w:szCs w:val="26"/>
          <w:highlight w:val="white"/>
          <w:rtl w:val="0"/>
        </w:rPr>
        <w:t xml:space="preserve">-Try the system to check if there are any errors</w:t>
      </w:r>
      <w:r w:rsidDel="00000000" w:rsidR="00000000" w:rsidRPr="00000000">
        <w:rPr>
          <w:rFonts w:ascii="Times New Roman" w:cs="Times New Roman" w:eastAsia="Times New Roman" w:hAnsi="Times New Roman"/>
          <w:color w:val="202124"/>
          <w:sz w:val="26"/>
          <w:szCs w:val="26"/>
          <w:shd w:fill="f8f9fa" w:val="clear"/>
          <w:rtl w:val="0"/>
        </w:rPr>
        <w:t xml:space="preserve">.</w:t>
      </w:r>
      <w:r w:rsidDel="00000000" w:rsidR="00000000" w:rsidRPr="00000000">
        <w:rPr>
          <w:rtl w:val="0"/>
        </w:rPr>
      </w:r>
    </w:p>
    <w:p w:rsidR="00000000" w:rsidDel="00000000" w:rsidP="00000000" w:rsidRDefault="00000000" w:rsidRPr="00000000" w14:paraId="00000261">
      <w:pPr>
        <w:spacing w:line="36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62">
      <w:pPr>
        <w:spacing w:line="36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14. CONTRIBUTION</w:t>
      </w:r>
    </w:p>
    <w:p w:rsidR="00000000" w:rsidDel="00000000" w:rsidP="00000000" w:rsidRDefault="00000000" w:rsidRPr="00000000" w14:paraId="00000263">
      <w:pPr>
        <w:spacing w:line="360" w:lineRule="auto"/>
        <w:jc w:val="both"/>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&lt;Team member contributed significantly to team's success (%)&gt;</w:t>
      </w:r>
    </w:p>
    <w:tbl>
      <w:tblPr>
        <w:tblStyle w:val="Table14"/>
        <w:tblW w:w="10201.0" w:type="dxa"/>
        <w:jc w:val="left"/>
        <w:tblBorders>
          <w:top w:color="5b9bd5" w:space="0" w:sz="8" w:val="single"/>
          <w:left w:color="5b9bd5" w:space="0" w:sz="8" w:val="single"/>
          <w:bottom w:color="5b9bd5" w:space="0" w:sz="8" w:val="single"/>
          <w:right w:color="5b9bd5" w:space="0" w:sz="8" w:val="single"/>
          <w:insideH w:color="5b9bd5" w:space="0" w:sz="8" w:val="single"/>
          <w:insideV w:color="5b9bd5" w:space="0" w:sz="8" w:val="single"/>
        </w:tblBorders>
        <w:tblLayout w:type="fixed"/>
        <w:tblLook w:val="0400"/>
      </w:tblPr>
      <w:tblGrid>
        <w:gridCol w:w="708"/>
        <w:gridCol w:w="2973"/>
        <w:gridCol w:w="1701"/>
        <w:gridCol w:w="3118"/>
        <w:gridCol w:w="1701"/>
        <w:tblGridChange w:id="0">
          <w:tblGrid>
            <w:gridCol w:w="708"/>
            <w:gridCol w:w="2973"/>
            <w:gridCol w:w="1701"/>
            <w:gridCol w:w="3118"/>
            <w:gridCol w:w="1701"/>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64">
            <w:pPr>
              <w:tabs>
                <w:tab w:val="left" w:leader="none" w:pos="1200"/>
              </w:tabs>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65">
            <w:pPr>
              <w:tabs>
                <w:tab w:val="left" w:leader="none" w:pos="1200"/>
              </w:tabs>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Participant</w:t>
            </w:r>
          </w:p>
          <w:p w:rsidR="00000000" w:rsidDel="00000000" w:rsidP="00000000" w:rsidRDefault="00000000" w:rsidRPr="00000000" w14:paraId="00000266">
            <w:pPr>
              <w:tabs>
                <w:tab w:val="left" w:leader="none" w:pos="1200"/>
              </w:tabs>
              <w:jc w:val="center"/>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&lt;Họ tên&gt;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67">
            <w:pPr>
              <w:tabs>
                <w:tab w:val="left" w:leader="none" w:pos="1200"/>
              </w:tabs>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Role</w:t>
            </w:r>
          </w:p>
          <w:p w:rsidR="00000000" w:rsidDel="00000000" w:rsidP="00000000" w:rsidRDefault="00000000" w:rsidRPr="00000000" w14:paraId="00000268">
            <w:pPr>
              <w:tabs>
                <w:tab w:val="left" w:leader="none" w:pos="1200"/>
              </w:tabs>
              <w:jc w:val="center"/>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&lt;Vai trò&gt;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69">
            <w:pPr>
              <w:tabs>
                <w:tab w:val="left" w:leader="none" w:pos="1200"/>
              </w:tabs>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Responsibilities</w:t>
            </w:r>
          </w:p>
          <w:p w:rsidR="00000000" w:rsidDel="00000000" w:rsidP="00000000" w:rsidRDefault="00000000" w:rsidRPr="00000000" w14:paraId="0000026A">
            <w:pPr>
              <w:tabs>
                <w:tab w:val="left" w:leader="none" w:pos="1200"/>
              </w:tabs>
              <w:jc w:val="center"/>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&lt;Trách nhiệm cụ thể được phân công, đóng góp cho bài tập nhóm&gt;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6B">
            <w:pPr>
              <w:tabs>
                <w:tab w:val="left" w:leader="none" w:pos="1200"/>
              </w:tabs>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w:t>
            </w:r>
          </w:p>
          <w:p w:rsidR="00000000" w:rsidDel="00000000" w:rsidP="00000000" w:rsidRDefault="00000000" w:rsidRPr="00000000" w14:paraId="0000026C">
            <w:pPr>
              <w:tabs>
                <w:tab w:val="left" w:leader="none" w:pos="1200"/>
              </w:tabs>
              <w:jc w:val="center"/>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Mức độ (%) đóng góp cho bài tập nhóm</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6D">
            <w:pPr>
              <w:tabs>
                <w:tab w:val="left" w:leader="none" w:pos="1200"/>
              </w:tabs>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6E">
            <w:pPr>
              <w:tabs>
                <w:tab w:val="left" w:leader="none" w:pos="1200"/>
              </w:tabs>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Le Thi Thanh Nguyet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6F">
            <w:pPr>
              <w:tabs>
                <w:tab w:val="left" w:leader="none" w:pos="1200"/>
              </w:tabs>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leader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70">
            <w:pPr>
              <w:tabs>
                <w:tab w:val="left" w:leader="none" w:pos="1200"/>
              </w:tabs>
              <w:jc w:val="center"/>
              <w:rPr>
                <w:rFonts w:ascii="Times New Roman" w:cs="Times New Roman" w:eastAsia="Times New Roman" w:hAnsi="Times New Roman"/>
                <w:b w:val="1"/>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71">
            <w:pPr>
              <w:tabs>
                <w:tab w:val="left" w:leader="none" w:pos="1200"/>
              </w:tabs>
              <w:jc w:val="left"/>
              <w:rPr>
                <w:rFonts w:ascii="Times New Roman" w:cs="Times New Roman" w:eastAsia="Times New Roman" w:hAnsi="Times New Roman"/>
                <w:b w:val="1"/>
                <w:sz w:val="26"/>
                <w:szCs w:val="26"/>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72">
            <w:pPr>
              <w:tabs>
                <w:tab w:val="left" w:leader="none" w:pos="1200"/>
              </w:tabs>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73">
            <w:pPr>
              <w:tabs>
                <w:tab w:val="left" w:leader="none" w:pos="1200"/>
              </w:tabs>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Dang Thi Phuong Thanh</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74">
            <w:pPr>
              <w:tabs>
                <w:tab w:val="left" w:leader="none" w:pos="1200"/>
              </w:tabs>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Team member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75">
            <w:pPr>
              <w:tabs>
                <w:tab w:val="left" w:leader="none" w:pos="1200"/>
              </w:tabs>
              <w:jc w:val="center"/>
              <w:rPr>
                <w:rFonts w:ascii="Times New Roman" w:cs="Times New Roman" w:eastAsia="Times New Roman" w:hAnsi="Times New Roman"/>
                <w:b w:val="1"/>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76">
            <w:pPr>
              <w:tabs>
                <w:tab w:val="left" w:leader="none" w:pos="1200"/>
              </w:tabs>
              <w:jc w:val="left"/>
              <w:rPr>
                <w:rFonts w:ascii="Times New Roman" w:cs="Times New Roman" w:eastAsia="Times New Roman" w:hAnsi="Times New Roman"/>
                <w:b w:val="1"/>
                <w:sz w:val="26"/>
                <w:szCs w:val="26"/>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77">
            <w:pPr>
              <w:tabs>
                <w:tab w:val="left" w:leader="none" w:pos="1200"/>
              </w:tabs>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78">
            <w:pPr>
              <w:tabs>
                <w:tab w:val="left" w:leader="none" w:pos="1200"/>
              </w:tabs>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Le Văn Phuc</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79">
            <w:pPr>
              <w:tabs>
                <w:tab w:val="left" w:leader="none" w:pos="1200"/>
              </w:tabs>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Team member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7A">
            <w:pPr>
              <w:tabs>
                <w:tab w:val="left" w:leader="none" w:pos="1200"/>
              </w:tabs>
              <w:jc w:val="center"/>
              <w:rPr>
                <w:rFonts w:ascii="Times New Roman" w:cs="Times New Roman" w:eastAsia="Times New Roman" w:hAnsi="Times New Roman"/>
                <w:b w:val="1"/>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7B">
            <w:pPr>
              <w:tabs>
                <w:tab w:val="left" w:leader="none" w:pos="1200"/>
              </w:tabs>
              <w:jc w:val="left"/>
              <w:rPr>
                <w:rFonts w:ascii="Times New Roman" w:cs="Times New Roman" w:eastAsia="Times New Roman" w:hAnsi="Times New Roman"/>
                <w:b w:val="1"/>
                <w:sz w:val="26"/>
                <w:szCs w:val="26"/>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7C">
            <w:pPr>
              <w:tabs>
                <w:tab w:val="left" w:leader="none" w:pos="1200"/>
              </w:tabs>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4</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7D">
            <w:pPr>
              <w:tabs>
                <w:tab w:val="left" w:leader="none" w:pos="1200"/>
              </w:tabs>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Nguyen Van Loc</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7E">
            <w:pPr>
              <w:tabs>
                <w:tab w:val="left" w:leader="none" w:pos="1200"/>
              </w:tabs>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Team member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7F">
            <w:pPr>
              <w:tabs>
                <w:tab w:val="left" w:leader="none" w:pos="1200"/>
              </w:tabs>
              <w:jc w:val="center"/>
              <w:rPr>
                <w:rFonts w:ascii="Times New Roman" w:cs="Times New Roman" w:eastAsia="Times New Roman" w:hAnsi="Times New Roman"/>
                <w:b w:val="1"/>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80">
            <w:pPr>
              <w:tabs>
                <w:tab w:val="left" w:leader="none" w:pos="1200"/>
              </w:tabs>
              <w:jc w:val="left"/>
              <w:rPr>
                <w:rFonts w:ascii="Times New Roman" w:cs="Times New Roman" w:eastAsia="Times New Roman" w:hAnsi="Times New Roman"/>
                <w:b w:val="1"/>
                <w:sz w:val="26"/>
                <w:szCs w:val="26"/>
              </w:rPr>
            </w:pPr>
            <w:r w:rsidDel="00000000" w:rsidR="00000000" w:rsidRPr="00000000">
              <w:rPr>
                <w:rtl w:val="0"/>
              </w:rPr>
            </w:r>
          </w:p>
        </w:tc>
      </w:tr>
    </w:tbl>
    <w:p w:rsidR="00000000" w:rsidDel="00000000" w:rsidP="00000000" w:rsidRDefault="00000000" w:rsidRPr="00000000" w14:paraId="00000281">
      <w:pPr>
        <w:spacing w:line="360" w:lineRule="auto"/>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282">
      <w:pPr>
        <w:spacing w:line="36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83">
      <w:pPr>
        <w:spacing w:line="36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84">
      <w:pPr>
        <w:spacing w:line="36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85">
      <w:pPr>
        <w:spacing w:line="360" w:lineRule="auto"/>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286">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287">
      <w:pPr>
        <w:spacing w:line="360" w:lineRule="auto"/>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288">
      <w:pPr>
        <w:spacing w:line="360" w:lineRule="auto"/>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289">
      <w:pPr>
        <w:spacing w:line="360" w:lineRule="auto"/>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28A">
      <w:pPr>
        <w:spacing w:line="360" w:lineRule="auto"/>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28B">
      <w:pPr>
        <w:spacing w:line="360" w:lineRule="auto"/>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28C">
      <w:pPr>
        <w:spacing w:line="36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8D">
      <w:pPr>
        <w:spacing w:line="36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8E">
      <w:pPr>
        <w:spacing w:line="36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8F">
      <w:pPr>
        <w:spacing w:line="360" w:lineRule="auto"/>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290">
      <w:pPr>
        <w:spacing w:line="360" w:lineRule="auto"/>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291">
      <w:pPr>
        <w:spacing w:line="36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92">
      <w:pPr>
        <w:spacing w:line="360" w:lineRule="auto"/>
        <w:jc w:val="both"/>
        <w:rPr>
          <w:rFonts w:ascii="Times New Roman" w:cs="Times New Roman" w:eastAsia="Times New Roman" w:hAnsi="Times New Roman"/>
          <w:b w:val="1"/>
          <w:sz w:val="26"/>
          <w:szCs w:val="26"/>
        </w:rPr>
      </w:pPr>
      <w:r w:rsidDel="00000000" w:rsidR="00000000" w:rsidRPr="00000000">
        <w:rPr>
          <w:rtl w:val="0"/>
        </w:rPr>
      </w:r>
    </w:p>
    <w:sectPr>
      <w:footerReference r:id="rId32" w:type="default"/>
      <w:pgSz w:h="15840" w:w="12240" w:orient="portrait"/>
      <w:pgMar w:bottom="810" w:top="630" w:left="1440" w:right="1440" w:header="624"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Georgia"/>
  <w:font w:name="Times New Roman"/>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Wingdings"/>
  <w:font w:name="Noto Sans Symbols">
    <w:embedRegular w:fontKey="{00000000-0000-0000-0000-000000000000}" r:id="rId5" w:subsetted="0"/>
    <w:embedBold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9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9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rFonts w:ascii="Roboto" w:cs="Roboto" w:eastAsia="Roboto" w:hAnsi="Roboto"/>
        <w:color w:val="111111"/>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Roboto" w:cs="Roboto" w:eastAsia="Roboto" w:hAnsi="Roboto"/>
        <w:color w:val="374151"/>
        <w:sz w:val="24"/>
        <w:szCs w:val="24"/>
        <w:u w:val="none"/>
      </w:rPr>
    </w:lvl>
    <w:lvl w:ilvl="1">
      <w:start w:val="1"/>
      <w:numFmt w:val="bullet"/>
      <w:lvlText w:val="○"/>
      <w:lvlJc w:val="left"/>
      <w:pPr>
        <w:ind w:left="1440" w:hanging="360"/>
      </w:pPr>
      <w:rPr>
        <w:rFonts w:ascii="Roboto" w:cs="Roboto" w:eastAsia="Roboto" w:hAnsi="Roboto"/>
        <w:color w:val="374151"/>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038"/>
      <w:numFmt w:val="bullet"/>
      <w:lvlText w:val="-"/>
      <w:lvlJc w:val="left"/>
      <w:pPr>
        <w:ind w:left="720" w:hanging="360"/>
      </w:pPr>
      <w:rPr>
        <w:rFonts w:ascii="Times New Roman" w:cs="Times New Roman" w:eastAsia="Times New Roman" w:hAnsi="Times New Roman"/>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038"/>
      <w:numFmt w:val="bullet"/>
      <w:lvlText w:val="-"/>
      <w:lvlJc w:val="left"/>
      <w:pPr>
        <w:ind w:left="720" w:hanging="360"/>
      </w:pPr>
      <w:rPr>
        <w:rFonts w:ascii="Times New Roman" w:cs="Times New Roman" w:eastAsia="Times New Roman" w:hAnsi="Times New Roman"/>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038"/>
      <w:numFmt w:val="bullet"/>
      <w:lvlText w:val="-"/>
      <w:lvlJc w:val="left"/>
      <w:pPr>
        <w:ind w:left="720" w:hanging="360"/>
      </w:pPr>
      <w:rPr>
        <w:rFonts w:ascii="Times New Roman" w:cs="Times New Roman" w:eastAsia="Times New Roman" w:hAnsi="Times New Roman"/>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40" w:lineRule="auto"/>
    </w:pPr>
    <w:rPr>
      <w:rFonts w:ascii="Calibri" w:cs="Calibri" w:eastAsia="Calibri" w:hAnsi="Calibri"/>
      <w:color w:val="2e75b5"/>
      <w:sz w:val="32"/>
      <w:szCs w:val="32"/>
    </w:rPr>
  </w:style>
  <w:style w:type="paragraph" w:styleId="Heading2">
    <w:name w:val="heading 2"/>
    <w:basedOn w:val="Normal"/>
    <w:next w:val="Normal"/>
    <w:pPr>
      <w:keepNext w:val="1"/>
      <w:keepLines w:val="1"/>
      <w:spacing w:before="40" w:lineRule="auto"/>
    </w:pPr>
    <w:rPr>
      <w:rFonts w:ascii="Calibri" w:cs="Calibri" w:eastAsia="Calibri" w:hAnsi="Calibri"/>
      <w:color w:val="2e75b5"/>
      <w:sz w:val="26"/>
      <w:szCs w:val="26"/>
    </w:rPr>
  </w:style>
  <w:style w:type="paragraph" w:styleId="Heading3">
    <w:name w:val="heading 3"/>
    <w:basedOn w:val="Normal"/>
    <w:next w:val="Normal"/>
    <w:pPr>
      <w:keepNext w:val="1"/>
      <w:keepLines w:val="1"/>
      <w:spacing w:before="40" w:lineRule="auto"/>
    </w:pPr>
    <w:rPr>
      <w:rFonts w:ascii="Calibri" w:cs="Calibri" w:eastAsia="Calibri" w:hAnsi="Calibri"/>
      <w:color w:val="1e4d78"/>
      <w:sz w:val="24"/>
      <w:szCs w:val="24"/>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shd w:fill="cccccc" w:val="clear"/>
      </w:tcPr>
    </w:tblStylePr>
    <w:tblStylePr w:type="band1Vert">
      <w:tcPr>
        <w:shd w:fill="cccccc" w:val="clear"/>
      </w:tcPr>
    </w:tblStylePr>
    <w:tblStylePr w:type="firstCol">
      <w:rPr>
        <w:b w:val="1"/>
      </w:rPr>
    </w:tblStylePr>
    <w:tblStylePr w:type="firstRow">
      <w:rPr>
        <w:b w:val="1"/>
        <w:color w:val="ffffff"/>
      </w:rPr>
      <w:tcPr>
        <w:tcBorders>
          <w:top w:color="000000" w:space="0" w:sz="4" w:val="single"/>
          <w:left w:color="000000" w:space="0" w:sz="4" w:val="single"/>
          <w:bottom w:color="000000" w:space="0" w:sz="4" w:val="single"/>
          <w:right w:color="000000" w:space="0" w:sz="4" w:val="single"/>
          <w:insideH w:color="000000" w:space="0" w:sz="0" w:val="nil"/>
          <w:insideV w:color="000000" w:space="0" w:sz="0" w:val="nil"/>
        </w:tcBorders>
        <w:shd w:fill="000000" w:val="clear"/>
      </w:tcPr>
    </w:tblStylePr>
    <w:tblStylePr w:type="lastCol">
      <w:rPr>
        <w:b w:val="1"/>
      </w:rPr>
    </w:tblStylePr>
    <w:tblStylePr w:type="lastRow">
      <w:rPr>
        <w:b w:val="1"/>
      </w:rPr>
      <w:tcPr>
        <w:tcBorders>
          <w:top w:color="000000" w:space="0" w:sz="4" w:val="single"/>
        </w:tcBorders>
      </w:tcPr>
    </w:tblStylePr>
  </w:style>
  <w:style w:type="table" w:styleId="Table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4">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png"/><Relationship Id="rId22" Type="http://schemas.openxmlformats.org/officeDocument/2006/relationships/image" Target="media/image7.png"/><Relationship Id="rId21" Type="http://schemas.openxmlformats.org/officeDocument/2006/relationships/hyperlink" Target="https://drive.google.com/file/d/1wALMV9CjnVI7vGqPepgU7wOYPX0FYs0Z/view?usp=drive_link" TargetMode="External"/><Relationship Id="rId24" Type="http://schemas.openxmlformats.org/officeDocument/2006/relationships/image" Target="media/image1.png"/><Relationship Id="rId23"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3.png"/><Relationship Id="rId26" Type="http://schemas.openxmlformats.org/officeDocument/2006/relationships/image" Target="media/image8.png"/><Relationship Id="rId25" Type="http://schemas.openxmlformats.org/officeDocument/2006/relationships/image" Target="media/image5.png"/><Relationship Id="rId28" Type="http://schemas.openxmlformats.org/officeDocument/2006/relationships/image" Target="media/image4.png"/><Relationship Id="rId27" Type="http://schemas.openxmlformats.org/officeDocument/2006/relationships/image" Target="media/image9.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1.png"/><Relationship Id="rId7" Type="http://schemas.openxmlformats.org/officeDocument/2006/relationships/image" Target="media/image15.jpg"/><Relationship Id="rId8" Type="http://schemas.openxmlformats.org/officeDocument/2006/relationships/image" Target="media/image14.jpg"/><Relationship Id="rId31" Type="http://schemas.openxmlformats.org/officeDocument/2006/relationships/hyperlink" Target="https://docs.google.com/spreadsheets/d/1ihP753s1KvBiFfsXOpepTO7H_1CoeWgO/edit?usp=drive_link&amp;ouid=109277802347122852545&amp;rtpof=true&amp;sd=true" TargetMode="External"/><Relationship Id="rId30" Type="http://schemas.openxmlformats.org/officeDocument/2006/relationships/image" Target="media/image3.png"/><Relationship Id="rId11" Type="http://schemas.openxmlformats.org/officeDocument/2006/relationships/image" Target="media/image22.jpg"/><Relationship Id="rId10" Type="http://schemas.openxmlformats.org/officeDocument/2006/relationships/image" Target="media/image21.jpg"/><Relationship Id="rId32" Type="http://schemas.openxmlformats.org/officeDocument/2006/relationships/footer" Target="footer1.xml"/><Relationship Id="rId13" Type="http://schemas.openxmlformats.org/officeDocument/2006/relationships/image" Target="media/image12.png"/><Relationship Id="rId12" Type="http://schemas.openxmlformats.org/officeDocument/2006/relationships/image" Target="media/image13.png"/><Relationship Id="rId15" Type="http://schemas.openxmlformats.org/officeDocument/2006/relationships/image" Target="media/image18.png"/><Relationship Id="rId14" Type="http://schemas.openxmlformats.org/officeDocument/2006/relationships/image" Target="media/image17.jpg"/><Relationship Id="rId17" Type="http://schemas.openxmlformats.org/officeDocument/2006/relationships/image" Target="media/image16.png"/><Relationship Id="rId16" Type="http://schemas.openxmlformats.org/officeDocument/2006/relationships/image" Target="media/image20.png"/><Relationship Id="rId19" Type="http://schemas.openxmlformats.org/officeDocument/2006/relationships/image" Target="media/image10.png"/><Relationship Id="rId18" Type="http://schemas.openxmlformats.org/officeDocument/2006/relationships/image" Target="media/image19.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17brJ6WJwKNBHJ3IqzR2kX11p+w==">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